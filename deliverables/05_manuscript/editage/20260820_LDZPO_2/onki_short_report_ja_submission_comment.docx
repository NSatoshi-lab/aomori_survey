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E24CBF" w14:textId="74C4C288" w:rsidR="00AE0B08" w:rsidRPr="00F01C19" w:rsidRDefault="00000000">
      <w:pPr>
        <w:pStyle w:val="Heading2"/>
        <w:pageBreakBefore/>
        <w:rPr>
          <w:lang w:val="en-GB"/>
          <w:rPrChange w:id="0" w:author="Author">
            <w:rPr/>
          </w:rPrChange>
        </w:rPr>
      </w:pPr>
      <w:bookmarkStart w:id="1" w:name="english-title"/>
      <w:bookmarkStart w:id="2" w:name="青森県五所川原市における浴室暖房乾燥機の未設置未使用理由と浴室の温冷感"/>
      <w:commentRangeStart w:id="3"/>
      <w:r w:rsidRPr="00F01C19">
        <w:rPr>
          <w:rFonts w:ascii="Times New Roman" w:hAnsi="Times New Roman"/>
          <w:lang w:val="en-GB"/>
          <w:rPrChange w:id="4" w:author="Author">
            <w:rPr>
              <w:rFonts w:ascii="Times New Roman" w:eastAsia="Yu Mincho" w:hAnsi="Times New Roman"/>
            </w:rPr>
          </w:rPrChange>
        </w:rPr>
        <w:t>English Title</w:t>
      </w:r>
      <w:commentRangeEnd w:id="3"/>
      <w:r w:rsidR="00395E21" w:rsidRPr="00CE0A49">
        <w:rPr>
          <w:rStyle w:val="CommentReference"/>
          <w:sz w:val="24"/>
          <w:szCs w:val="32"/>
          <w:lang w:val="en-GB"/>
        </w:rPr>
        <w:commentReference w:id="3"/>
      </w:r>
      <w:commentRangeStart w:id="5"/>
      <w:commentRangeEnd w:id="5"/>
      <w:r w:rsidR="00966D1A">
        <w:rPr>
          <w:rStyle w:val="CommentReference"/>
        </w:rPr>
        <w:commentReference w:id="5"/>
      </w:r>
    </w:p>
    <w:p w14:paraId="25A6E74C" w14:textId="60CF0A89" w:rsidR="00AE0B08" w:rsidRPr="00F01C19" w:rsidRDefault="00000000">
      <w:pPr>
        <w:pStyle w:val="FirstParagraph"/>
        <w:rPr>
          <w:lang w:val="en-GB"/>
          <w:rPrChange w:id="6" w:author="Author">
            <w:rPr/>
          </w:rPrChange>
        </w:rPr>
      </w:pPr>
      <w:r w:rsidRPr="00F01C19">
        <w:rPr>
          <w:lang w:val="en-GB"/>
          <w:rPrChange w:id="7" w:author="Author">
            <w:rPr/>
          </w:rPrChange>
        </w:rPr>
        <w:t xml:space="preserve">Reasons for Non-installation or Non-use of </w:t>
      </w:r>
      <w:commentRangeStart w:id="8"/>
      <w:r w:rsidRPr="00F01C19">
        <w:rPr>
          <w:lang w:val="en-GB"/>
          <w:rPrChange w:id="9" w:author="Author">
            <w:rPr/>
          </w:rPrChange>
        </w:rPr>
        <w:t xml:space="preserve">Bathroom </w:t>
      </w:r>
      <w:del w:id="10" w:author="Author" w:date="2026-08-20T15:11:00Z">
        <w:r w:rsidRPr="00F01C19" w:rsidDel="006D635D">
          <w:rPr>
            <w:lang w:val="en-GB"/>
            <w:rPrChange w:id="11" w:author="Author">
              <w:rPr/>
            </w:rPrChange>
          </w:rPr>
          <w:delText xml:space="preserve">Heating </w:delText>
        </w:r>
      </w:del>
      <w:r w:rsidRPr="00F01C19">
        <w:rPr>
          <w:lang w:val="en-GB"/>
          <w:rPrChange w:id="12" w:author="Author">
            <w:rPr/>
          </w:rPrChange>
        </w:rPr>
        <w:t xml:space="preserve">Dryers </w:t>
      </w:r>
      <w:commentRangeEnd w:id="8"/>
      <w:r w:rsidR="006D635D">
        <w:rPr>
          <w:rStyle w:val="CommentReference"/>
        </w:rPr>
        <w:commentReference w:id="8"/>
      </w:r>
      <w:r w:rsidRPr="00F01C19">
        <w:rPr>
          <w:lang w:val="en-GB"/>
          <w:rPrChange w:id="13" w:author="Author">
            <w:rPr/>
          </w:rPrChange>
        </w:rPr>
        <w:t xml:space="preserve">and Perceived Thermal Sensation in </w:t>
      </w:r>
      <w:ins w:id="14" w:author="Author">
        <w:r w:rsidR="00966D1A" w:rsidRPr="00CE0A49">
          <w:rPr>
            <w:lang w:val="en-GB"/>
          </w:rPr>
          <w:t>Bathroom</w:t>
        </w:r>
        <w:r w:rsidR="00395E21" w:rsidRPr="00CE0A49">
          <w:rPr>
            <w:lang w:val="en-GB"/>
          </w:rPr>
          <w:t>s</w:t>
        </w:r>
      </w:ins>
      <w:del w:id="15" w:author="Author">
        <w:r>
          <w:delText>the Bathroom</w:delText>
        </w:r>
      </w:del>
      <w:r w:rsidRPr="00F01C19">
        <w:rPr>
          <w:lang w:val="en-GB"/>
          <w:rPrChange w:id="16" w:author="Author">
            <w:rPr/>
          </w:rPrChange>
        </w:rPr>
        <w:t xml:space="preserve"> in Goshogawara City, Aomori Prefecture</w:t>
      </w:r>
    </w:p>
    <w:p w14:paraId="0F041306" w14:textId="01BAF9DC" w:rsidR="00AE0B08" w:rsidRPr="00F01C19" w:rsidRDefault="00000000">
      <w:pPr>
        <w:pStyle w:val="Heading2"/>
        <w:rPr>
          <w:lang w:val="en-GB"/>
          <w:rPrChange w:id="17" w:author="Author">
            <w:rPr/>
          </w:rPrChange>
        </w:rPr>
      </w:pPr>
      <w:bookmarkStart w:id="18" w:name="english-abstract"/>
      <w:bookmarkEnd w:id="1"/>
      <w:commentRangeStart w:id="19"/>
      <w:r w:rsidRPr="00F01C19">
        <w:rPr>
          <w:rFonts w:ascii="Times New Roman" w:hAnsi="Times New Roman"/>
          <w:lang w:val="en-GB"/>
          <w:rPrChange w:id="20" w:author="Author">
            <w:rPr>
              <w:rFonts w:ascii="Times New Roman" w:eastAsia="Yu Mincho" w:hAnsi="Times New Roman"/>
            </w:rPr>
          </w:rPrChange>
        </w:rPr>
        <w:t>English Abstract</w:t>
      </w:r>
      <w:commentRangeEnd w:id="19"/>
      <w:r w:rsidR="00F74D75" w:rsidRPr="00CE0A49">
        <w:rPr>
          <w:rStyle w:val="CommentReference"/>
          <w:sz w:val="24"/>
          <w:szCs w:val="32"/>
          <w:lang w:val="en-GB"/>
        </w:rPr>
        <w:commentReference w:id="19"/>
      </w:r>
    </w:p>
    <w:p w14:paraId="2A5A7A70" w14:textId="3B717277" w:rsidR="00AE0B08" w:rsidRPr="00F01C19" w:rsidRDefault="00000000">
      <w:pPr>
        <w:pStyle w:val="FirstParagraph"/>
        <w:spacing w:line="480" w:lineRule="auto"/>
        <w:rPr>
          <w:lang w:val="en-GB"/>
          <w:rPrChange w:id="21" w:author="Author">
            <w:rPr/>
          </w:rPrChange>
        </w:rPr>
      </w:pPr>
      <w:r w:rsidRPr="00F01C19">
        <w:rPr>
          <w:lang w:val="en-GB"/>
          <w:rPrChange w:id="22" w:author="Author">
            <w:rPr/>
          </w:rPrChange>
        </w:rPr>
        <w:t>Objective</w:t>
      </w:r>
      <w:commentRangeStart w:id="23"/>
      <w:r w:rsidRPr="00F01C19">
        <w:rPr>
          <w:lang w:val="en-GB"/>
          <w:rPrChange w:id="24" w:author="Author">
            <w:rPr/>
          </w:rPrChange>
        </w:rPr>
        <w:t xml:space="preserve">: We </w:t>
      </w:r>
      <w:del w:id="25" w:author="Author" w:date="2026-08-20T15:14:00Z">
        <w:r w:rsidRPr="00F01C19" w:rsidDel="006D635D">
          <w:rPr>
            <w:lang w:val="en-GB"/>
            <w:rPrChange w:id="26" w:author="Author">
              <w:rPr/>
            </w:rPrChange>
          </w:rPr>
          <w:delText xml:space="preserve">used a convenience sample from a questionnaire survey in Goshogawara City, Aomori Prefecture, </w:delText>
        </w:r>
      </w:del>
      <w:r>
        <w:t xml:space="preserve">primarily </w:t>
      </w:r>
      <w:del w:id="27" w:author="Author" w:date="2026-08-20T15:14:00Z">
        <w:r w:rsidRPr="00F01C19" w:rsidDel="006D635D">
          <w:rPr>
            <w:lang w:val="en-GB"/>
            <w:rPrChange w:id="28" w:author="Author">
              <w:rPr/>
            </w:rPrChange>
          </w:rPr>
          <w:delText xml:space="preserve">to </w:delText>
        </w:r>
      </w:del>
      <w:ins w:id="29" w:author="Author" w:date="2026-08-20T15:14:00Z">
        <w:r w:rsidR="006D635D">
          <w:rPr>
            <w:lang w:val="en-GB"/>
          </w:rPr>
          <w:t xml:space="preserve">aimed to </w:t>
        </w:r>
      </w:ins>
      <w:r w:rsidRPr="00F01C19">
        <w:rPr>
          <w:lang w:val="en-GB"/>
          <w:rPrChange w:id="30" w:author="Author">
            <w:rPr/>
          </w:rPrChange>
        </w:rPr>
        <w:t xml:space="preserve">describe the distribution of </w:t>
      </w:r>
      <w:ins w:id="31" w:author="Author" w:date="2026-08-20T15:11:00Z">
        <w:r w:rsidR="006D635D">
          <w:rPr>
            <w:lang w:val="en-GB"/>
          </w:rPr>
          <w:t xml:space="preserve">self-reported </w:t>
        </w:r>
      </w:ins>
      <w:r w:rsidRPr="00F01C19">
        <w:rPr>
          <w:lang w:val="en-GB"/>
          <w:rPrChange w:id="32" w:author="Author">
            <w:rPr/>
          </w:rPrChange>
        </w:rPr>
        <w:t xml:space="preserve">reasons </w:t>
      </w:r>
      <w:del w:id="33" w:author="Author" w:date="2026-08-20T15:15:00Z">
        <w:r w:rsidRPr="00F01C19" w:rsidDel="00684C3D">
          <w:rPr>
            <w:lang w:val="en-GB"/>
            <w:rPrChange w:id="34" w:author="Author">
              <w:rPr/>
            </w:rPrChange>
          </w:rPr>
          <w:delText>reported by respondents who had</w:delText>
        </w:r>
      </w:del>
      <w:ins w:id="35" w:author="Author" w:date="2026-08-20T15:15:00Z">
        <w:r w:rsidR="00684C3D">
          <w:rPr>
            <w:lang w:val="en-GB"/>
          </w:rPr>
          <w:t>for</w:t>
        </w:r>
      </w:ins>
      <w:r w:rsidRPr="00F01C19">
        <w:rPr>
          <w:lang w:val="en-GB"/>
          <w:rPrChange w:id="36" w:author="Author">
            <w:rPr/>
          </w:rPrChange>
        </w:rPr>
        <w:t xml:space="preserve"> not install</w:t>
      </w:r>
      <w:ins w:id="37" w:author="Author" w:date="2026-08-20T15:15:00Z">
        <w:r w:rsidR="00684C3D">
          <w:rPr>
            <w:lang w:val="en-GB"/>
          </w:rPr>
          <w:t>ing</w:t>
        </w:r>
      </w:ins>
      <w:del w:id="38" w:author="Author" w:date="2026-08-20T15:15:00Z">
        <w:r w:rsidRPr="00F01C19" w:rsidDel="00684C3D">
          <w:rPr>
            <w:lang w:val="en-GB"/>
            <w:rPrChange w:id="39" w:author="Author">
              <w:rPr/>
            </w:rPrChange>
          </w:rPr>
          <w:delText>ed</w:delText>
        </w:r>
      </w:del>
      <w:r w:rsidRPr="00F01C19">
        <w:rPr>
          <w:lang w:val="en-GB"/>
          <w:rPrChange w:id="40" w:author="Author">
            <w:rPr/>
          </w:rPrChange>
        </w:rPr>
        <w:t xml:space="preserve"> a bathroom </w:t>
      </w:r>
      <w:del w:id="41" w:author="Author" w:date="2026-08-20T15:11:00Z">
        <w:r w:rsidRPr="00F01C19" w:rsidDel="006D635D">
          <w:rPr>
            <w:lang w:val="en-GB"/>
            <w:rPrChange w:id="42" w:author="Author">
              <w:rPr/>
            </w:rPrChange>
          </w:rPr>
          <w:delText xml:space="preserve">heating </w:delText>
        </w:r>
      </w:del>
      <w:r w:rsidRPr="00F01C19">
        <w:rPr>
          <w:lang w:val="en-GB"/>
          <w:rPrChange w:id="43" w:author="Author">
            <w:rPr/>
          </w:rPrChange>
        </w:rPr>
        <w:t xml:space="preserve">dryer or </w:t>
      </w:r>
      <w:del w:id="44" w:author="Author" w:date="2026-08-20T15:15:00Z">
        <w:r w:rsidRPr="00F01C19" w:rsidDel="003A0C99">
          <w:rPr>
            <w:lang w:val="en-GB"/>
            <w:rPrChange w:id="45" w:author="Author">
              <w:rPr/>
            </w:rPrChange>
          </w:rPr>
          <w:delText xml:space="preserve">had installed one but did </w:delText>
        </w:r>
      </w:del>
      <w:r w:rsidRPr="00F01C19">
        <w:rPr>
          <w:lang w:val="en-GB"/>
          <w:rPrChange w:id="46" w:author="Author">
            <w:rPr/>
          </w:rPrChange>
        </w:rPr>
        <w:t>not us</w:t>
      </w:r>
      <w:ins w:id="47" w:author="Author" w:date="2026-08-20T15:15:00Z">
        <w:r w:rsidR="003A0C99">
          <w:rPr>
            <w:lang w:val="en-GB"/>
          </w:rPr>
          <w:t xml:space="preserve">ing </w:t>
        </w:r>
      </w:ins>
      <w:ins w:id="48" w:author="Author" w:date="2026-08-20T15:16:00Z">
        <w:r w:rsidR="00E6720E" w:rsidRPr="00364451">
          <w:rPr>
            <w:lang w:val="en-GB"/>
          </w:rPr>
          <w:t>a bathroom dryer</w:t>
        </w:r>
        <w:r w:rsidR="00E6720E" w:rsidRPr="00E6720E" w:rsidDel="00E6720E">
          <w:t xml:space="preserve"> </w:t>
        </w:r>
      </w:ins>
      <w:del w:id="49" w:author="Author" w:date="2026-08-20T15:16:00Z">
        <w:r w:rsidRPr="00E6720E" w:rsidDel="00E6720E">
          <w:delText xml:space="preserve">e it </w:delText>
        </w:r>
      </w:del>
      <w:r w:rsidRPr="00F01C19">
        <w:rPr>
          <w:lang w:val="en-GB"/>
          <w:rPrChange w:id="50" w:author="Author">
            <w:rPr/>
          </w:rPrChange>
        </w:rPr>
        <w:t xml:space="preserve">for heating </w:t>
      </w:r>
      <w:ins w:id="51" w:author="Author" w:date="2026-08-20T15:16:00Z">
        <w:r w:rsidR="00E6720E">
          <w:rPr>
            <w:lang w:val="en-GB"/>
          </w:rPr>
          <w:t>among those who had installed it</w:t>
        </w:r>
        <w:r w:rsidR="00E6720E" w:rsidRPr="00E6720E">
          <w:rPr>
            <w:lang w:val="en-GB"/>
          </w:rPr>
          <w:t xml:space="preserve"> </w:t>
        </w:r>
      </w:ins>
      <w:r w:rsidRPr="00F01C19">
        <w:rPr>
          <w:lang w:val="en-GB"/>
          <w:rPrChange w:id="52" w:author="Author">
            <w:rPr/>
          </w:rPrChange>
        </w:rPr>
        <w:t>(hereafter, non-users), stratified by perceived bathroom coldness in winter</w:t>
      </w:r>
      <w:ins w:id="53" w:author="Author" w:date="2026-08-20T15:14:00Z">
        <w:r w:rsidR="006D635D">
          <w:rPr>
            <w:lang w:val="en-GB"/>
          </w:rPr>
          <w:t>, using</w:t>
        </w:r>
        <w:r w:rsidR="006D635D" w:rsidRPr="00364451">
          <w:rPr>
            <w:lang w:val="en-GB"/>
          </w:rPr>
          <w:t xml:space="preserve"> a convenience sample from a questionnaire survey in Goshogawara City, Aomori Prefecture</w:t>
        </w:r>
      </w:ins>
      <w:r w:rsidRPr="00F01C19">
        <w:rPr>
          <w:lang w:val="en-GB"/>
          <w:rPrChange w:id="54" w:author="Author">
            <w:rPr/>
          </w:rPrChange>
        </w:rPr>
        <w:t xml:space="preserve">. </w:t>
      </w:r>
      <w:commentRangeEnd w:id="23"/>
      <w:r w:rsidR="00E6720E">
        <w:rPr>
          <w:rStyle w:val="CommentReference"/>
        </w:rPr>
        <w:commentReference w:id="23"/>
      </w:r>
      <w:ins w:id="55" w:author="Author" w:date="2026-08-20T15:14:00Z">
        <w:r w:rsidR="006D635D">
          <w:rPr>
            <w:lang w:val="en-GB"/>
          </w:rPr>
          <w:t xml:space="preserve">Our </w:t>
        </w:r>
      </w:ins>
      <w:del w:id="56" w:author="Author" w:date="2026-08-20T15:14:00Z">
        <w:r w:rsidDel="006D635D">
          <w:delText>Secondarily</w:delText>
        </w:r>
      </w:del>
      <w:ins w:id="57" w:author="Author" w:date="2026-08-20T15:14:00Z">
        <w:r w:rsidR="006D635D">
          <w:t>secondary aim was to</w:t>
        </w:r>
      </w:ins>
      <w:del w:id="58" w:author="Author" w:date="2026-08-20T15:14:00Z">
        <w:r w:rsidRPr="00F01C19" w:rsidDel="006D635D">
          <w:rPr>
            <w:lang w:val="en-GB"/>
            <w:rPrChange w:id="59" w:author="Author">
              <w:rPr/>
            </w:rPrChange>
          </w:rPr>
          <w:delText>, we</w:delText>
        </w:r>
      </w:del>
      <w:r w:rsidRPr="00F01C19">
        <w:rPr>
          <w:lang w:val="en-GB"/>
          <w:rPrChange w:id="60" w:author="Author">
            <w:rPr/>
          </w:rPrChange>
        </w:rPr>
        <w:t xml:space="preserve"> </w:t>
      </w:r>
      <w:ins w:id="61" w:author="Author">
        <w:r w:rsidR="00966D1A" w:rsidRPr="00CE0A49">
          <w:rPr>
            <w:lang w:val="en-GB"/>
          </w:rPr>
          <w:t xml:space="preserve">describe </w:t>
        </w:r>
      </w:ins>
      <w:del w:id="62" w:author="Author">
        <w:r>
          <w:delText>described</w:delText>
        </w:r>
      </w:del>
      <w:del w:id="63" w:author="Author" w:date="2026-08-20T15:17:00Z">
        <w:r w:rsidRPr="00F01C19" w:rsidDel="00EC2E31">
          <w:rPr>
            <w:lang w:val="en-GB"/>
            <w:rPrChange w:id="64" w:author="Author">
              <w:rPr/>
            </w:rPrChange>
          </w:rPr>
          <w:delText xml:space="preserve"> </w:delText>
        </w:r>
      </w:del>
      <w:r w:rsidRPr="00F01C19">
        <w:rPr>
          <w:lang w:val="en-GB"/>
          <w:rPrChange w:id="65" w:author="Author">
            <w:rPr/>
          </w:rPrChange>
        </w:rPr>
        <w:t xml:space="preserve">central heating </w:t>
      </w:r>
      <w:r>
        <w:t xml:space="preserve">use </w:t>
      </w:r>
      <w:r w:rsidRPr="00F01C19">
        <w:rPr>
          <w:lang w:val="en-GB"/>
          <w:rPrChange w:id="66" w:author="Author">
            <w:rPr/>
          </w:rPrChange>
        </w:rPr>
        <w:t xml:space="preserve">and its concurrent use with a bathroom </w:t>
      </w:r>
      <w:del w:id="67" w:author="Author" w:date="2026-08-20T15:18:00Z">
        <w:r w:rsidRPr="00F01C19" w:rsidDel="00EC2E31">
          <w:rPr>
            <w:lang w:val="en-GB"/>
            <w:rPrChange w:id="68" w:author="Author">
              <w:rPr/>
            </w:rPrChange>
          </w:rPr>
          <w:delText xml:space="preserve">heating </w:delText>
        </w:r>
      </w:del>
      <w:r w:rsidRPr="00F01C19">
        <w:rPr>
          <w:lang w:val="en-GB"/>
          <w:rPrChange w:id="69" w:author="Author">
            <w:rPr/>
          </w:rPrChange>
        </w:rPr>
        <w:t xml:space="preserve">dryer. Methods: We conducted an anonymous cross-sectional questionnaire survey in Goshogawara City </w:t>
      </w:r>
      <w:ins w:id="70" w:author="Author">
        <w:r w:rsidR="00966D1A" w:rsidRPr="00CE0A49">
          <w:rPr>
            <w:lang w:val="en-GB"/>
          </w:rPr>
          <w:t xml:space="preserve">between </w:t>
        </w:r>
        <w:commentRangeStart w:id="71"/>
        <w:r w:rsidR="00966D1A" w:rsidRPr="00CE0A49">
          <w:rPr>
            <w:rFonts w:cs="Times New Roman"/>
            <w:lang w:val="en-GB"/>
          </w:rPr>
          <w:t>11</w:t>
        </w:r>
      </w:ins>
      <w:del w:id="72" w:author="Author">
        <w:r>
          <w:delText>from</w:delText>
        </w:r>
      </w:del>
      <w:r w:rsidRPr="00F01C19">
        <w:rPr>
          <w:lang w:val="en-GB"/>
          <w:rPrChange w:id="73" w:author="Author">
            <w:rPr/>
          </w:rPrChange>
        </w:rPr>
        <w:t xml:space="preserve"> </w:t>
      </w:r>
      <w:r w:rsidRPr="00F01C19">
        <w:rPr>
          <w:lang w:val="en-GB"/>
          <w:rPrChange w:id="74" w:author="Author">
            <w:rPr>
              <w:rFonts w:cs="Times New Roman"/>
            </w:rPr>
          </w:rPrChange>
        </w:rPr>
        <w:t>March</w:t>
      </w:r>
      <w:r w:rsidRPr="00F01C19">
        <w:rPr>
          <w:lang w:val="en-GB"/>
          <w:rPrChange w:id="75" w:author="Author">
            <w:rPr/>
          </w:rPrChange>
        </w:rPr>
        <w:t xml:space="preserve"> </w:t>
      </w:r>
      <w:ins w:id="76" w:author="Author">
        <w:r w:rsidR="00966D1A" w:rsidRPr="00CE0A49">
          <w:rPr>
            <w:lang w:val="en-GB"/>
          </w:rPr>
          <w:t xml:space="preserve">and </w:t>
        </w:r>
        <w:r w:rsidR="00966D1A" w:rsidRPr="00CE0A49">
          <w:rPr>
            <w:rFonts w:cs="Times New Roman"/>
            <w:lang w:val="en-GB"/>
          </w:rPr>
          <w:t>30</w:t>
        </w:r>
      </w:ins>
      <w:del w:id="77" w:author="Author">
        <w:r>
          <w:delText>11 to</w:delText>
        </w:r>
      </w:del>
      <w:r w:rsidRPr="00F01C19">
        <w:rPr>
          <w:lang w:val="en-GB"/>
          <w:rPrChange w:id="78" w:author="Author">
            <w:rPr/>
          </w:rPrChange>
        </w:rPr>
        <w:t xml:space="preserve"> </w:t>
      </w:r>
      <w:r w:rsidRPr="00F01C19">
        <w:rPr>
          <w:lang w:val="en-GB"/>
          <w:rPrChange w:id="79" w:author="Author">
            <w:rPr>
              <w:rFonts w:cs="Times New Roman"/>
            </w:rPr>
          </w:rPrChange>
        </w:rPr>
        <w:t>April</w:t>
      </w:r>
      <w:r w:rsidRPr="00F01C19">
        <w:rPr>
          <w:lang w:val="en-GB"/>
          <w:rPrChange w:id="80" w:author="Author">
            <w:rPr/>
          </w:rPrChange>
        </w:rPr>
        <w:t xml:space="preserve"> </w:t>
      </w:r>
      <w:del w:id="81" w:author="Author">
        <w:r>
          <w:delText xml:space="preserve">30, </w:delText>
        </w:r>
      </w:del>
      <w:r w:rsidRPr="00F01C19">
        <w:rPr>
          <w:lang w:val="en-GB"/>
          <w:rPrChange w:id="82" w:author="Author">
            <w:rPr/>
          </w:rPrChange>
        </w:rPr>
        <w:t>2026</w:t>
      </w:r>
      <w:commentRangeEnd w:id="71"/>
      <w:r w:rsidR="00EC2E31">
        <w:rPr>
          <w:rStyle w:val="CommentReference"/>
        </w:rPr>
        <w:commentReference w:id="71"/>
      </w:r>
      <w:r w:rsidRPr="00F01C19">
        <w:rPr>
          <w:lang w:val="en-GB"/>
          <w:rPrChange w:id="83" w:author="Author">
            <w:rPr/>
          </w:rPrChange>
        </w:rPr>
        <w:t xml:space="preserve">. Of </w:t>
      </w:r>
      <w:ins w:id="84" w:author="Author">
        <w:r w:rsidR="00966D1A" w:rsidRPr="00CE0A49">
          <w:rPr>
            <w:rFonts w:cs="Times New Roman"/>
            <w:lang w:val="en-GB"/>
          </w:rPr>
          <w:t xml:space="preserve">the </w:t>
        </w:r>
      </w:ins>
      <w:r w:rsidRPr="00F01C19">
        <w:rPr>
          <w:lang w:val="en-GB"/>
          <w:rPrChange w:id="85" w:author="Author">
            <w:rPr>
              <w:rFonts w:cs="Times New Roman"/>
            </w:rPr>
          </w:rPrChange>
        </w:rPr>
        <w:t xml:space="preserve">190 </w:t>
      </w:r>
      <w:del w:id="86" w:author="Author">
        <w:r>
          <w:delText xml:space="preserve">distributed </w:delText>
        </w:r>
      </w:del>
      <w:r w:rsidRPr="00F01C19">
        <w:rPr>
          <w:lang w:val="en-GB"/>
          <w:rPrChange w:id="87" w:author="Author">
            <w:rPr/>
          </w:rPrChange>
        </w:rPr>
        <w:t>questionnaires</w:t>
      </w:r>
      <w:ins w:id="88" w:author="Author">
        <w:r w:rsidR="00966D1A" w:rsidRPr="00CE0A49">
          <w:rPr>
            <w:rFonts w:cs="Times New Roman"/>
            <w:lang w:val="en-GB"/>
          </w:rPr>
          <w:t xml:space="preserve"> distributed</w:t>
        </w:r>
      </w:ins>
      <w:r w:rsidRPr="00F01C19">
        <w:rPr>
          <w:lang w:val="en-GB"/>
          <w:rPrChange w:id="89" w:author="Author">
            <w:rPr>
              <w:rFonts w:cs="Times New Roman"/>
            </w:rPr>
          </w:rPrChange>
        </w:rPr>
        <w:t xml:space="preserve">, 154 were returned. We excluded three respondents with missing data on bathroom </w:t>
      </w:r>
      <w:del w:id="90" w:author="Author" w:date="2026-08-20T15:18:00Z">
        <w:r w:rsidRPr="00F01C19" w:rsidDel="001C4C20">
          <w:rPr>
            <w:lang w:val="en-GB"/>
            <w:rPrChange w:id="91" w:author="Author">
              <w:rPr>
                <w:rFonts w:cs="Times New Roman"/>
              </w:rPr>
            </w:rPrChange>
          </w:rPr>
          <w:delText xml:space="preserve">heating </w:delText>
        </w:r>
      </w:del>
      <w:r w:rsidRPr="00F01C19">
        <w:rPr>
          <w:lang w:val="en-GB"/>
          <w:rPrChange w:id="92" w:author="Author">
            <w:rPr>
              <w:rFonts w:cs="Times New Roman"/>
            </w:rPr>
          </w:rPrChange>
        </w:rPr>
        <w:t xml:space="preserve">dryer installation/use status and four non-users who did not report a reason for non-use, leaving 147 respondents for the primary analysis; 112 non-users were included in the analysis of reasons. We </w:t>
      </w:r>
      <w:ins w:id="93" w:author="Author">
        <w:r w:rsidR="00966D1A" w:rsidRPr="00CE0A49">
          <w:rPr>
            <w:rFonts w:cs="Times New Roman"/>
            <w:lang w:val="en-GB"/>
          </w:rPr>
          <w:t>analy</w:t>
        </w:r>
        <w:r w:rsidR="00966D1A" w:rsidRPr="00CE0A49">
          <w:rPr>
            <w:lang w:val="en-GB"/>
          </w:rPr>
          <w:t xml:space="preserve">sed </w:t>
        </w:r>
      </w:ins>
      <w:del w:id="94" w:author="Author">
        <w:r>
          <w:rPr>
            <w:rFonts w:cs="Times New Roman"/>
          </w:rPr>
          <w:delText>analy</w:delText>
        </w:r>
        <w:r>
          <w:delText>zed</w:delText>
        </w:r>
      </w:del>
      <w:del w:id="95" w:author="Author" w:date="2026-08-20T15:19:00Z">
        <w:r w:rsidRPr="00F01C19" w:rsidDel="001C4C20">
          <w:rPr>
            <w:lang w:val="en-GB"/>
            <w:rPrChange w:id="96" w:author="Author">
              <w:rPr/>
            </w:rPrChange>
          </w:rPr>
          <w:delText xml:space="preserve"> </w:delText>
        </w:r>
      </w:del>
      <w:r w:rsidRPr="00F01C19">
        <w:rPr>
          <w:lang w:val="en-GB"/>
          <w:rPrChange w:id="97" w:author="Author">
            <w:rPr>
              <w:rFonts w:cs="Times New Roman"/>
            </w:rPr>
          </w:rPrChange>
        </w:rPr>
        <w:t>non-missing data on central</w:t>
      </w:r>
      <w:commentRangeStart w:id="98"/>
      <w:ins w:id="99" w:author="Author">
        <w:r w:rsidR="00966D1A" w:rsidRPr="00CE0A49">
          <w:rPr>
            <w:lang w:val="en-GB"/>
          </w:rPr>
          <w:t>-</w:t>
        </w:r>
        <w:commentRangeEnd w:id="98"/>
        <w:r w:rsidR="00966D1A" w:rsidRPr="00CE0A49">
          <w:rPr>
            <w:rStyle w:val="CommentReference"/>
            <w:sz w:val="24"/>
            <w:szCs w:val="24"/>
            <w:lang w:val="en-GB"/>
          </w:rPr>
          <w:commentReference w:id="98"/>
        </w:r>
      </w:ins>
      <w:del w:id="100" w:author="Author">
        <w:r>
          <w:delText xml:space="preserve"> </w:delText>
        </w:r>
      </w:del>
      <w:r w:rsidRPr="00F01C19">
        <w:rPr>
          <w:lang w:val="en-GB"/>
          <w:rPrChange w:id="101" w:author="Author">
            <w:rPr/>
          </w:rPrChange>
        </w:rPr>
        <w:t xml:space="preserve">heating use from 145 of the 154 respondents. </w:t>
      </w:r>
      <w:ins w:id="102" w:author="Author">
        <w:r w:rsidR="00966D1A" w:rsidRPr="00CE0A49">
          <w:rPr>
            <w:lang w:val="en-GB"/>
          </w:rPr>
          <w:t>The perceived</w:t>
        </w:r>
      </w:ins>
      <w:del w:id="103" w:author="Author">
        <w:r>
          <w:delText>Perceived</w:delText>
        </w:r>
      </w:del>
      <w:r w:rsidRPr="00F01C19">
        <w:rPr>
          <w:lang w:val="en-GB"/>
          <w:rPrChange w:id="104" w:author="Author">
            <w:rPr/>
          </w:rPrChange>
        </w:rPr>
        <w:t xml:space="preserve"> thermal sensation in the bathroom during the coldest winter period (January</w:t>
      </w:r>
      <w:ins w:id="105" w:author="Author" w:date="2026-08-20T15:19:00Z">
        <w:r w:rsidR="001C4C20" w:rsidRPr="001C4C20">
          <w:rPr>
            <w:lang w:val="en-GB"/>
          </w:rPr>
          <w:t>–</w:t>
        </w:r>
      </w:ins>
      <w:del w:id="106" w:author="Author" w:date="2026-08-20T15:19:00Z">
        <w:r w:rsidRPr="00F01C19" w:rsidDel="001C4C20">
          <w:rPr>
            <w:lang w:val="en-GB"/>
            <w:rPrChange w:id="107" w:author="Author">
              <w:rPr/>
            </w:rPrChange>
          </w:rPr>
          <w:delText>-</w:delText>
        </w:r>
      </w:del>
      <w:r w:rsidRPr="00F01C19">
        <w:rPr>
          <w:lang w:val="en-GB"/>
          <w:rPrChange w:id="108" w:author="Author">
            <w:rPr/>
          </w:rPrChange>
        </w:rPr>
        <w:t>February) was rated on a 7-point scale</w:t>
      </w:r>
      <w:ins w:id="109" w:author="Author" w:date="2026-08-20T15:20:00Z">
        <w:r w:rsidR="001C4C20">
          <w:rPr>
            <w:lang w:val="en-GB"/>
          </w:rPr>
          <w:t>,</w:t>
        </w:r>
      </w:ins>
      <w:r w:rsidRPr="00F01C19">
        <w:rPr>
          <w:lang w:val="en-GB"/>
          <w:rPrChange w:id="110" w:author="Author">
            <w:rPr/>
          </w:rPrChange>
        </w:rPr>
        <w:t xml:space="preserve"> </w:t>
      </w:r>
      <w:r w:rsidRPr="00F01C19">
        <w:rPr>
          <w:lang w:val="en-GB"/>
          <w:rPrChange w:id="111" w:author="Author">
            <w:rPr>
              <w:rFonts w:cs="Times New Roman"/>
            </w:rPr>
          </w:rPrChange>
        </w:rPr>
        <w:t>from 1 (very warm) to 7 (very cold). These ratings</w:t>
      </w:r>
      <w:del w:id="112" w:author="Author" w:date="2026-08-20T15:21:00Z">
        <w:r w:rsidRPr="00F01C19" w:rsidDel="001C4C20">
          <w:rPr>
            <w:lang w:val="en-GB"/>
            <w:rPrChange w:id="113" w:author="Author">
              <w:rPr>
                <w:rFonts w:cs="Times New Roman"/>
              </w:rPr>
            </w:rPrChange>
          </w:rPr>
          <w:delText xml:space="preserve"> (hereafter</w:delText>
        </w:r>
      </w:del>
      <w:del w:id="114" w:author="Author">
        <w:r>
          <w:delText>,</w:delText>
        </w:r>
      </w:del>
      <w:del w:id="115" w:author="Author" w:date="2026-08-20T15:23:00Z">
        <w:r w:rsidRPr="00F01C19" w:rsidDel="004A3294">
          <w:rPr>
            <w:lang w:val="en-GB"/>
            <w:rPrChange w:id="116" w:author="Author">
              <w:rPr/>
            </w:rPrChange>
          </w:rPr>
          <w:delText xml:space="preserve"> bathroom coldness scores</w:delText>
        </w:r>
      </w:del>
      <w:del w:id="117" w:author="Author" w:date="2026-08-20T15:21:00Z">
        <w:r w:rsidRPr="00F01C19" w:rsidDel="001C4C20">
          <w:rPr>
            <w:lang w:val="en-GB"/>
            <w:rPrChange w:id="118" w:author="Author">
              <w:rPr/>
            </w:rPrChange>
          </w:rPr>
          <w:delText>)</w:delText>
        </w:r>
      </w:del>
      <w:r w:rsidRPr="00F01C19">
        <w:rPr>
          <w:lang w:val="en-GB"/>
          <w:rPrChange w:id="119" w:author="Author">
            <w:rPr/>
          </w:rPrChange>
        </w:rPr>
        <w:t xml:space="preserve"> were classified a priori into </w:t>
      </w:r>
      <w:del w:id="120" w:author="Author" w:date="2026-08-20T15:21:00Z">
        <w:r w:rsidRPr="00F01C19" w:rsidDel="001C4C20">
          <w:rPr>
            <w:lang w:val="en-GB"/>
            <w:rPrChange w:id="121" w:author="Author">
              <w:rPr/>
            </w:rPrChange>
          </w:rPr>
          <w:delText xml:space="preserve">groups </w:delText>
        </w:r>
      </w:del>
      <w:ins w:id="122" w:author="Author" w:date="2026-08-20T15:21:00Z">
        <w:r w:rsidR="001C4C20">
          <w:rPr>
            <w:lang w:val="en-GB"/>
          </w:rPr>
          <w:t>the</w:t>
        </w:r>
      </w:ins>
      <w:del w:id="123" w:author="Author" w:date="2026-08-20T15:21:00Z">
        <w:r w:rsidRPr="00F01C19" w:rsidDel="001C4C20">
          <w:rPr>
            <w:lang w:val="en-GB"/>
            <w:rPrChange w:id="124" w:author="Author">
              <w:rPr/>
            </w:rPrChange>
          </w:rPr>
          <w:delText>of</w:delText>
        </w:r>
      </w:del>
      <w:r w:rsidRPr="00F01C19">
        <w:rPr>
          <w:lang w:val="en-GB"/>
          <w:rPrChange w:id="125" w:author="Author">
            <w:rPr/>
          </w:rPrChange>
        </w:rPr>
        <w:t xml:space="preserve"> </w:t>
      </w:r>
      <w:ins w:id="126" w:author="Author" w:date="2026-08-20T15:23:00Z">
        <w:r w:rsidR="004A3294" w:rsidRPr="00364451">
          <w:rPr>
            <w:lang w:val="en-GB"/>
          </w:rPr>
          <w:t>bathroom coldness score</w:t>
        </w:r>
        <w:r w:rsidR="004A3294" w:rsidRPr="004A3294">
          <w:rPr>
            <w:lang w:val="en-GB"/>
          </w:rPr>
          <w:t xml:space="preserve"> </w:t>
        </w:r>
      </w:ins>
      <w:r w:rsidRPr="00F01C19">
        <w:rPr>
          <w:lang w:val="en-GB"/>
          <w:rPrChange w:id="127" w:author="Author">
            <w:rPr/>
          </w:rPrChange>
        </w:rPr>
        <w:t>1</w:t>
      </w:r>
      <w:ins w:id="128" w:author="Author" w:date="2026-08-20T15:19:00Z">
        <w:r w:rsidR="001C4C20" w:rsidRPr="001C4C20">
          <w:rPr>
            <w:lang w:val="en-GB"/>
          </w:rPr>
          <w:t>–</w:t>
        </w:r>
      </w:ins>
      <w:del w:id="129" w:author="Author" w:date="2026-08-20T15:19:00Z">
        <w:r w:rsidRPr="00F01C19" w:rsidDel="001C4C20">
          <w:rPr>
            <w:lang w:val="en-GB"/>
            <w:rPrChange w:id="130" w:author="Author">
              <w:rPr/>
            </w:rPrChange>
          </w:rPr>
          <w:delText>-</w:delText>
        </w:r>
      </w:del>
      <w:r w:rsidRPr="00F01C19">
        <w:rPr>
          <w:lang w:val="en-GB"/>
          <w:rPrChange w:id="131" w:author="Author">
            <w:rPr/>
          </w:rPrChange>
        </w:rPr>
        <w:t>4 and 5</w:t>
      </w:r>
      <w:ins w:id="132" w:author="Author" w:date="2026-08-20T15:19:00Z">
        <w:r w:rsidR="001C4C20" w:rsidRPr="001C4C20">
          <w:rPr>
            <w:lang w:val="en-GB"/>
          </w:rPr>
          <w:t>–</w:t>
        </w:r>
      </w:ins>
      <w:del w:id="133" w:author="Author" w:date="2026-08-20T15:19:00Z">
        <w:r w:rsidRPr="00F01C19" w:rsidDel="001C4C20">
          <w:rPr>
            <w:lang w:val="en-GB"/>
            <w:rPrChange w:id="134" w:author="Author">
              <w:rPr/>
            </w:rPrChange>
          </w:rPr>
          <w:delText>-</w:delText>
        </w:r>
      </w:del>
      <w:r w:rsidRPr="00F01C19">
        <w:rPr>
          <w:lang w:val="en-GB"/>
          <w:rPrChange w:id="135" w:author="Author">
            <w:rPr/>
          </w:rPrChange>
        </w:rPr>
        <w:t>7</w:t>
      </w:r>
      <w:ins w:id="136" w:author="Author" w:date="2026-08-20T15:21:00Z">
        <w:r w:rsidR="001C4C20">
          <w:rPr>
            <w:lang w:val="en-GB"/>
          </w:rPr>
          <w:t xml:space="preserve"> </w:t>
        </w:r>
        <w:r w:rsidR="001C4C20" w:rsidRPr="00364451">
          <w:rPr>
            <w:lang w:val="en-GB"/>
          </w:rPr>
          <w:t>groups</w:t>
        </w:r>
      </w:ins>
      <w:r w:rsidRPr="00F01C19">
        <w:rPr>
          <w:lang w:val="en-GB"/>
          <w:rPrChange w:id="137" w:author="Author">
            <w:rPr/>
          </w:rPrChange>
        </w:rPr>
        <w:t xml:space="preserve">. </w:t>
      </w:r>
      <w:r>
        <w:t>Reasons</w:t>
      </w:r>
      <w:r w:rsidRPr="00F01C19">
        <w:rPr>
          <w:lang w:val="en-GB"/>
          <w:rPrChange w:id="138" w:author="Author">
            <w:rPr/>
          </w:rPrChange>
        </w:rPr>
        <w:t xml:space="preserve"> for non-installation or non-use were collected as multiple responses. </w:t>
      </w:r>
      <w:del w:id="139" w:author="Author" w:date="2026-08-20T15:21:00Z">
        <w:r w:rsidRPr="00F01C19" w:rsidDel="0080350A">
          <w:rPr>
            <w:lang w:val="en-GB"/>
            <w:rPrChange w:id="140" w:author="Author">
              <w:rPr/>
            </w:rPrChange>
          </w:rPr>
          <w:delText>After data collection</w:delText>
        </w:r>
      </w:del>
      <w:ins w:id="141" w:author="Author" w:date="2026-08-20T15:21:00Z">
        <w:r w:rsidR="0080350A">
          <w:rPr>
            <w:lang w:val="en-GB"/>
          </w:rPr>
          <w:t>Subsequently</w:t>
        </w:r>
      </w:ins>
      <w:r w:rsidRPr="00F01C19">
        <w:rPr>
          <w:lang w:val="en-GB"/>
          <w:rPrChange w:id="142" w:author="Author">
            <w:rPr/>
          </w:rPrChange>
        </w:rPr>
        <w:t xml:space="preserve">, we created an exploratory post hoc category, </w:t>
      </w:r>
      <w:del w:id="143" w:author="Author" w:date="2026-08-20T15:19:00Z">
        <w:r w:rsidRPr="00F01C19" w:rsidDel="001C4C20">
          <w:rPr>
            <w:lang w:val="en-GB"/>
            <w:rPrChange w:id="144" w:author="Author">
              <w:rPr/>
            </w:rPrChange>
          </w:rPr>
          <w:delText>“</w:delText>
        </w:r>
      </w:del>
      <w:ins w:id="145" w:author="Author" w:date="2026-08-20T15:19:00Z">
        <w:r w:rsidR="001C4C20">
          <w:rPr>
            <w:lang w:val="en-GB"/>
          </w:rPr>
          <w:t>’</w:t>
        </w:r>
      </w:ins>
      <w:r w:rsidRPr="00F01C19">
        <w:rPr>
          <w:lang w:val="en-GB"/>
          <w:rPrChange w:id="146" w:author="Author">
            <w:rPr/>
          </w:rPrChange>
        </w:rPr>
        <w:t>cost-related or housing/installation-related constraints</w:t>
      </w:r>
      <w:ins w:id="147" w:author="Author" w:date="2026-08-20T15:19:00Z">
        <w:r w:rsidR="001C4C20">
          <w:rPr>
            <w:lang w:val="en-GB"/>
          </w:rPr>
          <w:t>’</w:t>
        </w:r>
      </w:ins>
      <w:r w:rsidRPr="00F01C19">
        <w:rPr>
          <w:lang w:val="en-GB"/>
          <w:rPrChange w:id="148" w:author="Author">
            <w:rPr/>
          </w:rPrChange>
        </w:rPr>
        <w:t>,</w:t>
      </w:r>
      <w:del w:id="149" w:author="Author" w:date="2026-08-20T15:19:00Z">
        <w:r w:rsidRPr="00F01C19" w:rsidDel="001C4C20">
          <w:rPr>
            <w:lang w:val="en-GB"/>
            <w:rPrChange w:id="150" w:author="Author">
              <w:rPr/>
            </w:rPrChange>
          </w:rPr>
          <w:delText>”</w:delText>
        </w:r>
      </w:del>
      <w:r w:rsidRPr="00F01C19">
        <w:rPr>
          <w:lang w:val="en-GB"/>
          <w:rPrChange w:id="151" w:author="Author">
            <w:rPr/>
          </w:rPrChange>
        </w:rPr>
        <w:t xml:space="preserve"> for respondents selecting at least one of four reasons: concern about electricity costs, high installation cost, difficulty of installation because of housing structure, or inability to undertake construction work in rented housing. Counts and percentages are reported. Results: Among </w:t>
      </w:r>
      <w:r w:rsidRPr="00F01C19">
        <w:rPr>
          <w:lang w:val="en-GB"/>
          <w:rPrChange w:id="152" w:author="Author">
            <w:rPr>
              <w:rFonts w:cs="Times New Roman"/>
            </w:rPr>
          </w:rPrChange>
        </w:rPr>
        <w:t xml:space="preserve">112 non-users, </w:t>
      </w:r>
      <w:commentRangeStart w:id="153"/>
      <w:r w:rsidRPr="00F01C19">
        <w:rPr>
          <w:lang w:val="en-GB"/>
          <w:rPrChange w:id="154" w:author="Author">
            <w:rPr>
              <w:rFonts w:cs="Times New Roman"/>
            </w:rPr>
          </w:rPrChange>
        </w:rPr>
        <w:t xml:space="preserve">62 </w:t>
      </w:r>
      <w:ins w:id="155" w:author="Author" w:date="2026-08-20T15:22:00Z">
        <w:r w:rsidR="00514B34">
          <w:rPr>
            <w:lang w:val="en-GB"/>
          </w:rPr>
          <w:t xml:space="preserve">and 50 </w:t>
        </w:r>
      </w:ins>
      <w:r w:rsidRPr="00F01C19">
        <w:rPr>
          <w:lang w:val="en-GB"/>
          <w:rPrChange w:id="156" w:author="Author">
            <w:rPr/>
          </w:rPrChange>
        </w:rPr>
        <w:t xml:space="preserve">were in the </w:t>
      </w:r>
      <w:r w:rsidRPr="00F01C19">
        <w:rPr>
          <w:lang w:val="en-GB"/>
          <w:rPrChange w:id="157" w:author="Author">
            <w:rPr/>
          </w:rPrChange>
        </w:rPr>
        <w:lastRenderedPageBreak/>
        <w:t xml:space="preserve">bathroom coldness score </w:t>
      </w:r>
      <w:r w:rsidRPr="00F01C19">
        <w:rPr>
          <w:lang w:val="en-GB"/>
          <w:rPrChange w:id="158" w:author="Author">
            <w:rPr>
              <w:rFonts w:cs="Times New Roman"/>
            </w:rPr>
          </w:rPrChange>
        </w:rPr>
        <w:t>5</w:t>
      </w:r>
      <w:ins w:id="159" w:author="Author" w:date="2026-08-20T15:19:00Z">
        <w:r w:rsidR="001C4C20" w:rsidRPr="001C4C20">
          <w:rPr>
            <w:lang w:val="en-GB"/>
          </w:rPr>
          <w:t>–</w:t>
        </w:r>
      </w:ins>
      <w:del w:id="160" w:author="Author" w:date="2026-08-20T15:19:00Z">
        <w:r w:rsidRPr="00F01C19" w:rsidDel="001C4C20">
          <w:rPr>
            <w:lang w:val="en-GB"/>
            <w:rPrChange w:id="161" w:author="Author">
              <w:rPr>
                <w:rFonts w:cs="Times New Roman"/>
              </w:rPr>
            </w:rPrChange>
          </w:rPr>
          <w:delText>-</w:delText>
        </w:r>
      </w:del>
      <w:r w:rsidRPr="00F01C19">
        <w:rPr>
          <w:lang w:val="en-GB"/>
          <w:rPrChange w:id="162" w:author="Author">
            <w:rPr>
              <w:rFonts w:cs="Times New Roman"/>
            </w:rPr>
          </w:rPrChange>
        </w:rPr>
        <w:t xml:space="preserve">7 </w:t>
      </w:r>
      <w:del w:id="163" w:author="Author" w:date="2026-08-20T15:22:00Z">
        <w:r w:rsidRPr="00F01C19" w:rsidDel="00514B34">
          <w:rPr>
            <w:lang w:val="en-GB"/>
            <w:rPrChange w:id="164" w:author="Author">
              <w:rPr>
                <w:rFonts w:cs="Times New Roman"/>
              </w:rPr>
            </w:rPrChange>
          </w:rPr>
          <w:delText xml:space="preserve">group </w:delText>
        </w:r>
      </w:del>
      <w:r w:rsidRPr="00F01C19">
        <w:rPr>
          <w:lang w:val="en-GB"/>
          <w:rPrChange w:id="165" w:author="Author">
            <w:rPr>
              <w:rFonts w:cs="Times New Roman"/>
            </w:rPr>
          </w:rPrChange>
        </w:rPr>
        <w:t xml:space="preserve">and </w:t>
      </w:r>
      <w:del w:id="166" w:author="Author" w:date="2026-08-20T15:22:00Z">
        <w:r w:rsidRPr="00F01C19" w:rsidDel="00514B34">
          <w:rPr>
            <w:lang w:val="en-GB"/>
            <w:rPrChange w:id="167" w:author="Author">
              <w:rPr>
                <w:rFonts w:cs="Times New Roman"/>
              </w:rPr>
            </w:rPrChange>
          </w:rPr>
          <w:delText xml:space="preserve">50 </w:delText>
        </w:r>
        <w:r w:rsidRPr="00F01C19" w:rsidDel="00514B34">
          <w:rPr>
            <w:lang w:val="en-GB"/>
            <w:rPrChange w:id="168" w:author="Author">
              <w:rPr/>
            </w:rPrChange>
          </w:rPr>
          <w:delText xml:space="preserve">were in the bathroom coldness score </w:delText>
        </w:r>
      </w:del>
      <w:r w:rsidRPr="00F01C19">
        <w:rPr>
          <w:lang w:val="en-GB"/>
          <w:rPrChange w:id="169" w:author="Author">
            <w:rPr/>
          </w:rPrChange>
        </w:rPr>
        <w:t>1</w:t>
      </w:r>
      <w:ins w:id="170" w:author="Author" w:date="2026-08-20T15:19:00Z">
        <w:r w:rsidR="001C4C20" w:rsidRPr="001C4C20">
          <w:rPr>
            <w:lang w:val="en-GB"/>
          </w:rPr>
          <w:t>–</w:t>
        </w:r>
      </w:ins>
      <w:del w:id="171" w:author="Author" w:date="2026-08-20T15:19:00Z">
        <w:r w:rsidRPr="00F01C19" w:rsidDel="001C4C20">
          <w:rPr>
            <w:lang w:val="en-GB"/>
            <w:rPrChange w:id="172" w:author="Author">
              <w:rPr/>
            </w:rPrChange>
          </w:rPr>
          <w:delText>-</w:delText>
        </w:r>
      </w:del>
      <w:r w:rsidRPr="00F01C19">
        <w:rPr>
          <w:lang w:val="en-GB"/>
          <w:rPrChange w:id="173" w:author="Author">
            <w:rPr/>
          </w:rPrChange>
        </w:rPr>
        <w:t>4 group</w:t>
      </w:r>
      <w:ins w:id="174" w:author="Author" w:date="2026-08-20T15:22:00Z">
        <w:r w:rsidR="00514B34">
          <w:rPr>
            <w:lang w:val="en-GB"/>
          </w:rPr>
          <w:t>s, respectively</w:t>
        </w:r>
        <w:commentRangeEnd w:id="153"/>
        <w:r w:rsidR="00EB6C47">
          <w:rPr>
            <w:rStyle w:val="CommentReference"/>
          </w:rPr>
          <w:commentReference w:id="153"/>
        </w:r>
      </w:ins>
      <w:r w:rsidRPr="00F01C19">
        <w:rPr>
          <w:lang w:val="en-GB"/>
          <w:rPrChange w:id="175" w:author="Author">
            <w:rPr/>
          </w:rPrChange>
        </w:rPr>
        <w:t>. Cost-related or housing/installation-related constraints were selected by 51/62 respondents (82.3%) in the bathroom coldness score 5</w:t>
      </w:r>
      <w:ins w:id="176" w:author="Author" w:date="2026-08-20T15:23:00Z">
        <w:r w:rsidR="004A3294" w:rsidRPr="001C4C20">
          <w:rPr>
            <w:lang w:val="en-GB"/>
          </w:rPr>
          <w:t>–</w:t>
        </w:r>
      </w:ins>
      <w:del w:id="177" w:author="Author" w:date="2026-08-20T15:23:00Z">
        <w:r w:rsidRPr="00F01C19" w:rsidDel="004A3294">
          <w:rPr>
            <w:lang w:val="en-GB"/>
            <w:rPrChange w:id="178" w:author="Author">
              <w:rPr/>
            </w:rPrChange>
          </w:rPr>
          <w:delText>-</w:delText>
        </w:r>
      </w:del>
      <w:r w:rsidRPr="00F01C19">
        <w:rPr>
          <w:lang w:val="en-GB"/>
          <w:rPrChange w:id="179" w:author="Author">
            <w:rPr/>
          </w:rPrChange>
        </w:rPr>
        <w:t xml:space="preserve">7 group and </w:t>
      </w:r>
      <w:del w:id="180" w:author="Author">
        <w:r>
          <w:delText xml:space="preserve">by </w:delText>
        </w:r>
      </w:del>
      <w:r w:rsidRPr="00F01C19">
        <w:rPr>
          <w:lang w:val="en-GB"/>
          <w:rPrChange w:id="181" w:author="Author">
            <w:rPr/>
          </w:rPrChange>
        </w:rPr>
        <w:t>15/50 (30.0%) in the bathroom coldness score 1</w:t>
      </w:r>
      <w:ins w:id="182" w:author="Author" w:date="2026-08-20T15:19:00Z">
        <w:r w:rsidR="001C4C20" w:rsidRPr="001C4C20">
          <w:rPr>
            <w:lang w:val="en-GB"/>
          </w:rPr>
          <w:t>–</w:t>
        </w:r>
      </w:ins>
      <w:del w:id="183" w:author="Author" w:date="2026-08-20T15:19:00Z">
        <w:r w:rsidRPr="00F01C19" w:rsidDel="001C4C20">
          <w:rPr>
            <w:lang w:val="en-GB"/>
            <w:rPrChange w:id="184" w:author="Author">
              <w:rPr/>
            </w:rPrChange>
          </w:rPr>
          <w:delText>-</w:delText>
        </w:r>
      </w:del>
      <w:r w:rsidRPr="00F01C19">
        <w:rPr>
          <w:lang w:val="en-GB"/>
          <w:rPrChange w:id="185" w:author="Author">
            <w:rPr/>
          </w:rPrChange>
        </w:rPr>
        <w:t xml:space="preserve">4 group. Central heating was used by </w:t>
      </w:r>
      <w:r w:rsidRPr="00F01C19">
        <w:rPr>
          <w:lang w:val="en-GB"/>
          <w:rPrChange w:id="186" w:author="Author">
            <w:rPr>
              <w:rFonts w:cs="Times New Roman"/>
            </w:rPr>
          </w:rPrChange>
        </w:rPr>
        <w:t xml:space="preserve">28/145 respondents (19.3%), of whom 19 (67.9%) also used a bathroom </w:t>
      </w:r>
      <w:del w:id="187" w:author="Author">
        <w:r>
          <w:delText xml:space="preserve">heating </w:delText>
        </w:r>
      </w:del>
      <w:r w:rsidRPr="00F01C19">
        <w:rPr>
          <w:lang w:val="en-GB"/>
          <w:rPrChange w:id="188" w:author="Author">
            <w:rPr/>
          </w:rPrChange>
        </w:rPr>
        <w:t xml:space="preserve">dryer for heating. Conclusions: In this convenience sample from Goshogawara City, some non-users of bathroom </w:t>
      </w:r>
      <w:del w:id="189" w:author="Author" w:date="2026-08-20T15:24:00Z">
        <w:r w:rsidRPr="00F01C19" w:rsidDel="004A3294">
          <w:rPr>
            <w:lang w:val="en-GB"/>
            <w:rPrChange w:id="190" w:author="Author">
              <w:rPr/>
            </w:rPrChange>
          </w:rPr>
          <w:delText xml:space="preserve">heating </w:delText>
        </w:r>
      </w:del>
      <w:r w:rsidRPr="00F01C19">
        <w:rPr>
          <w:lang w:val="en-GB"/>
          <w:rPrChange w:id="191" w:author="Author">
            <w:rPr/>
          </w:rPrChange>
        </w:rPr>
        <w:t xml:space="preserve">dryers who perceived their bathrooms as cold reported cost-related or housing/installation-related constraints as reasons for non-installation or non-use. When </w:t>
      </w:r>
      <w:ins w:id="192" w:author="Author" w:date="2026-08-20T15:26:00Z">
        <w:r w:rsidR="00E27BCE">
          <w:rPr>
            <w:lang w:val="en-GB"/>
          </w:rPr>
          <w:t xml:space="preserve">considering the </w:t>
        </w:r>
      </w:ins>
      <w:r w:rsidRPr="00F01C19">
        <w:rPr>
          <w:lang w:val="en-GB"/>
          <w:rPrChange w:id="193" w:author="Author">
            <w:rPr/>
          </w:rPrChange>
        </w:rPr>
        <w:t>measures to address bathroom coldness in cold regions</w:t>
      </w:r>
      <w:del w:id="194" w:author="Author" w:date="2026-08-20T15:26:00Z">
        <w:r w:rsidRPr="00F01C19" w:rsidDel="00E27BCE">
          <w:rPr>
            <w:lang w:val="en-GB"/>
            <w:rPrChange w:id="195" w:author="Author">
              <w:rPr/>
            </w:rPrChange>
          </w:rPr>
          <w:delText xml:space="preserve"> are considered</w:delText>
        </w:r>
      </w:del>
      <w:r w:rsidRPr="00F01C19">
        <w:rPr>
          <w:lang w:val="en-GB"/>
          <w:rPrChange w:id="196" w:author="Author">
            <w:rPr/>
          </w:rPrChange>
        </w:rPr>
        <w:t>,</w:t>
      </w:r>
      <w:ins w:id="197" w:author="Author" w:date="2026-08-20T15:25:00Z">
        <w:r w:rsidR="00E27BCE" w:rsidRPr="00E27BCE">
          <w:rPr>
            <w:lang w:val="en-GB"/>
          </w:rPr>
          <w:t xml:space="preserve"> </w:t>
        </w:r>
        <w:r w:rsidR="00E27BCE">
          <w:rPr>
            <w:lang w:val="en-GB"/>
          </w:rPr>
          <w:t>f</w:t>
        </w:r>
        <w:r w:rsidR="00E27BCE" w:rsidRPr="00364451">
          <w:rPr>
            <w:lang w:val="en-GB"/>
          </w:rPr>
          <w:t xml:space="preserve">uture </w:t>
        </w:r>
        <w:r w:rsidR="00E27BCE">
          <w:rPr>
            <w:lang w:val="en-GB"/>
          </w:rPr>
          <w:t xml:space="preserve">studies are needed to </w:t>
        </w:r>
      </w:ins>
      <w:del w:id="198" w:author="Author" w:date="2026-08-20T15:25:00Z">
        <w:r w:rsidRPr="00F01C19" w:rsidDel="00E27BCE">
          <w:rPr>
            <w:lang w:val="en-GB"/>
            <w:rPrChange w:id="199" w:author="Author">
              <w:rPr/>
            </w:rPrChange>
          </w:rPr>
          <w:delText xml:space="preserve"> </w:delText>
        </w:r>
      </w:del>
      <w:r w:rsidRPr="00F01C19">
        <w:rPr>
          <w:lang w:val="en-GB"/>
          <w:rPrChange w:id="200" w:author="Author">
            <w:rPr/>
          </w:rPrChange>
        </w:rPr>
        <w:t>understand</w:t>
      </w:r>
      <w:del w:id="201" w:author="Author" w:date="2026-08-20T15:25:00Z">
        <w:r w:rsidRPr="00F01C19" w:rsidDel="00E27BCE">
          <w:rPr>
            <w:lang w:val="en-GB"/>
            <w:rPrChange w:id="202" w:author="Author">
              <w:rPr/>
            </w:rPrChange>
          </w:rPr>
          <w:delText>ing</w:delText>
        </w:r>
      </w:del>
      <w:r w:rsidRPr="00F01C19">
        <w:rPr>
          <w:lang w:val="en-GB"/>
          <w:rPrChange w:id="203" w:author="Author">
            <w:rPr/>
          </w:rPrChange>
        </w:rPr>
        <w:t xml:space="preserve"> </w:t>
      </w:r>
      <w:commentRangeStart w:id="204"/>
      <w:del w:id="205" w:author="Author">
        <w:r>
          <w:delText xml:space="preserve">both </w:delText>
        </w:r>
      </w:del>
      <w:r w:rsidRPr="00F01C19">
        <w:rPr>
          <w:lang w:val="en-GB"/>
          <w:rPrChange w:id="206" w:author="Author">
            <w:rPr/>
          </w:rPrChange>
        </w:rPr>
        <w:t xml:space="preserve">the specific constraints that impede equipment installation or use and </w:t>
      </w:r>
      <w:ins w:id="207" w:author="Author" w:date="2026-08-20T15:25:00Z">
        <w:r w:rsidR="00E27BCE">
          <w:rPr>
            <w:lang w:val="en-GB"/>
          </w:rPr>
          <w:t xml:space="preserve">house </w:t>
        </w:r>
      </w:ins>
      <w:del w:id="208" w:author="Author" w:date="2026-08-20T15:24:00Z">
        <w:r w:rsidRPr="00F01C19" w:rsidDel="004A3294">
          <w:rPr>
            <w:lang w:val="en-GB"/>
            <w:rPrChange w:id="209" w:author="Author">
              <w:rPr/>
            </w:rPrChange>
          </w:rPr>
          <w:delText xml:space="preserve">the </w:delText>
        </w:r>
      </w:del>
      <w:r w:rsidRPr="00F01C19">
        <w:rPr>
          <w:lang w:val="en-GB"/>
          <w:rPrChange w:id="210" w:author="Author">
            <w:rPr/>
          </w:rPrChange>
        </w:rPr>
        <w:t>h</w:t>
      </w:r>
      <w:commentRangeEnd w:id="204"/>
      <w:r w:rsidR="004A3294">
        <w:rPr>
          <w:rStyle w:val="CommentReference"/>
        </w:rPr>
        <w:commentReference w:id="204"/>
      </w:r>
      <w:r w:rsidRPr="00F01C19">
        <w:rPr>
          <w:lang w:val="en-GB"/>
          <w:rPrChange w:id="211" w:author="Author">
            <w:rPr/>
          </w:rPrChange>
        </w:rPr>
        <w:t>eating configuration</w:t>
      </w:r>
      <w:del w:id="212" w:author="Author" w:date="2026-08-20T15:25:00Z">
        <w:r w:rsidRPr="00F01C19" w:rsidDel="00E27BCE">
          <w:rPr>
            <w:lang w:val="en-GB"/>
            <w:rPrChange w:id="213" w:author="Author">
              <w:rPr/>
            </w:rPrChange>
          </w:rPr>
          <w:delText xml:space="preserve"> of the home</w:delText>
        </w:r>
      </w:del>
      <w:r w:rsidRPr="00F01C19">
        <w:rPr>
          <w:lang w:val="en-GB"/>
          <w:rPrChange w:id="214" w:author="Author">
            <w:rPr/>
          </w:rPrChange>
        </w:rPr>
        <w:t>, in addition to the need for such equipment</w:t>
      </w:r>
      <w:del w:id="215" w:author="Author" w:date="2026-08-20T15:25:00Z">
        <w:r w:rsidRPr="00F01C19" w:rsidDel="00E27BCE">
          <w:rPr>
            <w:lang w:val="en-GB"/>
            <w:rPrChange w:id="216" w:author="Author">
              <w:rPr/>
            </w:rPrChange>
          </w:rPr>
          <w:delText>, remains a matter for future investigation</w:delText>
        </w:r>
      </w:del>
      <w:r w:rsidRPr="00F01C19">
        <w:rPr>
          <w:lang w:val="en-GB"/>
          <w:rPrChange w:id="217" w:author="Author">
            <w:rPr/>
          </w:rPrChange>
        </w:rPr>
        <w:t>.</w:t>
      </w:r>
    </w:p>
    <w:p w14:paraId="6C17E96F" w14:textId="35394CA1" w:rsidR="00AE0B08" w:rsidRPr="00F01C19" w:rsidRDefault="00000000">
      <w:pPr>
        <w:pStyle w:val="BodyText"/>
        <w:spacing w:line="480" w:lineRule="auto"/>
        <w:rPr>
          <w:lang w:val="en-GB"/>
          <w:rPrChange w:id="218" w:author="Author">
            <w:rPr/>
          </w:rPrChange>
        </w:rPr>
      </w:pPr>
      <w:r w:rsidRPr="00F01C19">
        <w:rPr>
          <w:lang w:val="en-GB"/>
          <w:rPrChange w:id="219" w:author="Author">
            <w:rPr/>
          </w:rPrChange>
        </w:rPr>
        <w:t>English keywords: bathroom</w:t>
      </w:r>
      <w:del w:id="220" w:author="Author">
        <w:r>
          <w:delText xml:space="preserve"> </w:delText>
        </w:r>
      </w:del>
      <w:del w:id="221" w:author="Author" w:date="2026-08-20T15:26:00Z">
        <w:r w:rsidRPr="00F01C19" w:rsidDel="00E27BCE">
          <w:rPr>
            <w:lang w:val="en-GB"/>
            <w:rPrChange w:id="222" w:author="Author">
              <w:rPr/>
            </w:rPrChange>
          </w:rPr>
          <w:delText>heating</w:delText>
        </w:r>
      </w:del>
      <w:r w:rsidRPr="00F01C19">
        <w:rPr>
          <w:lang w:val="en-GB"/>
          <w:rPrChange w:id="223" w:author="Author">
            <w:rPr/>
          </w:rPrChange>
        </w:rPr>
        <w:t xml:space="preserve"> dryer; central heating; cross-sectional study; cold region; Aomori Prefecture</w:t>
      </w:r>
    </w:p>
    <w:p w14:paraId="6C6343DA" w14:textId="77777777" w:rsidR="00AE0B08" w:rsidRDefault="00000000">
      <w:pPr>
        <w:pStyle w:val="Heading2"/>
        <w:pageBreakBefore/>
      </w:pPr>
      <w:bookmarkStart w:id="224" w:name="tables"/>
      <w:bookmarkEnd w:id="18"/>
      <w:r>
        <w:rPr>
          <w:rFonts w:ascii="Times New Roman" w:eastAsia="Yu Mincho" w:hAnsi="Times New Roman"/>
        </w:rPr>
        <w:lastRenderedPageBreak/>
        <w:t>Table</w:t>
      </w:r>
      <w:del w:id="225" w:author="Author" w:date="2026-08-20T15:27:00Z">
        <w:r w:rsidDel="00E27BCE">
          <w:rPr>
            <w:rFonts w:ascii="Times New Roman" w:eastAsia="Yu Mincho" w:hAnsi="Times New Roman"/>
          </w:rPr>
          <w:delText>s</w:delText>
        </w:r>
      </w:del>
    </w:p>
    <w:p w14:paraId="372EFE34" w14:textId="77777777" w:rsidR="00AE0B08" w:rsidRPr="00F01C19" w:rsidRDefault="00000000">
      <w:pPr>
        <w:pStyle w:val="Heading3"/>
        <w:rPr>
          <w:lang w:val="en-GB"/>
          <w:rPrChange w:id="226" w:author="Author">
            <w:rPr/>
          </w:rPrChange>
        </w:rPr>
      </w:pPr>
      <w:bookmarkStart w:id="227" w:name="Xf6f2493278bdb3deb0854306d48c39d7f9c13bc"/>
      <w:r w:rsidRPr="00F01C19">
        <w:rPr>
          <w:lang w:val="en-GB"/>
          <w:rPrChange w:id="228" w:author="Author">
            <w:rPr>
              <w:rFonts w:eastAsia="Yu Mincho"/>
            </w:rPr>
          </w:rPrChange>
        </w:rPr>
        <w:t>Table 1. Characteristics and use of heating equipment in the primary analysis sample (n = 147)</w:t>
      </w:r>
    </w:p>
    <w:tbl>
      <w:tblPr>
        <w:tblStyle w:val="Table"/>
        <w:tblW w:w="8504" w:type="dxa"/>
        <w:jc w:val="center"/>
        <w:tblBorders>
          <w:top w:val="nil"/>
          <w:left w:val="nil"/>
          <w:bottom w:val="nil"/>
          <w:right w:val="nil"/>
          <w:insideH w:val="nil"/>
          <w:insideV w:val="nil"/>
        </w:tblBorders>
        <w:tblLayout w:type="fixed"/>
        <w:tblLook w:val="0020" w:firstRow="1" w:lastRow="0" w:firstColumn="0" w:lastColumn="0" w:noHBand="0" w:noVBand="0"/>
      </w:tblPr>
      <w:tblGrid>
        <w:gridCol w:w="1247"/>
        <w:gridCol w:w="2041"/>
        <w:gridCol w:w="964"/>
        <w:gridCol w:w="1247"/>
        <w:gridCol w:w="2041"/>
        <w:gridCol w:w="964"/>
      </w:tblGrid>
      <w:tr w:rsidR="008270AF" w14:paraId="7B2FC63B" w14:textId="77777777" w:rsidTr="008270AF">
        <w:trPr>
          <w:cnfStyle w:val="100000000000" w:firstRow="1" w:lastRow="0" w:firstColumn="0" w:lastColumn="0" w:oddVBand="0" w:evenVBand="0" w:oddHBand="0" w:evenHBand="0" w:firstRowFirstColumn="0" w:firstRowLastColumn="0" w:lastRowFirstColumn="0" w:lastRowLastColumn="0"/>
          <w:cantSplit/>
          <w:tblHeader/>
          <w:jc w:val="center"/>
        </w:trPr>
        <w:tc>
          <w:tcPr>
            <w:tcW w:w="1247" w:type="dxa"/>
            <w:tcBorders>
              <w:top w:val="single" w:sz="8" w:space="0" w:color="000000"/>
              <w:bottom w:val="single" w:sz="8" w:space="0" w:color="000000"/>
            </w:tcBorders>
            <w:tcMar>
              <w:top w:w="28" w:type="dxa"/>
              <w:left w:w="28" w:type="dxa"/>
              <w:bottom w:w="28" w:type="dxa"/>
              <w:right w:w="28" w:type="dxa"/>
            </w:tcMar>
            <w:vAlign w:val="top"/>
          </w:tcPr>
          <w:p w14:paraId="20DADC0C" w14:textId="77777777" w:rsidR="00AE0B08" w:rsidRPr="00F01C19" w:rsidRDefault="00000000">
            <w:pPr>
              <w:pStyle w:val="Compact"/>
              <w:spacing w:before="0" w:after="0" w:line="240" w:lineRule="auto"/>
              <w:rPr>
                <w:lang w:val="en-GB"/>
                <w:rPrChange w:id="229" w:author="Author">
                  <w:rPr/>
                </w:rPrChange>
              </w:rPr>
            </w:pPr>
            <w:r w:rsidRPr="00F01C19">
              <w:rPr>
                <w:sz w:val="18"/>
                <w:lang w:val="en-GB"/>
                <w:rPrChange w:id="230" w:author="Author">
                  <w:rPr>
                    <w:sz w:val="18"/>
                  </w:rPr>
                </w:rPrChange>
              </w:rPr>
              <w:t>Characteristic</w:t>
            </w:r>
          </w:p>
        </w:tc>
        <w:tc>
          <w:tcPr>
            <w:tcW w:w="2041" w:type="dxa"/>
            <w:tcBorders>
              <w:top w:val="single" w:sz="8" w:space="0" w:color="000000"/>
              <w:bottom w:val="single" w:sz="8" w:space="0" w:color="000000"/>
            </w:tcBorders>
            <w:tcMar>
              <w:top w:w="28" w:type="dxa"/>
              <w:left w:w="28" w:type="dxa"/>
              <w:bottom w:w="28" w:type="dxa"/>
              <w:right w:w="28" w:type="dxa"/>
            </w:tcMar>
            <w:vAlign w:val="top"/>
          </w:tcPr>
          <w:p w14:paraId="073872F5" w14:textId="77777777" w:rsidR="00AE0B08" w:rsidRPr="00F01C19" w:rsidRDefault="00000000">
            <w:pPr>
              <w:pStyle w:val="Compact"/>
              <w:spacing w:before="0" w:after="0" w:line="240" w:lineRule="auto"/>
              <w:rPr>
                <w:lang w:val="en-GB"/>
                <w:rPrChange w:id="231" w:author="Author">
                  <w:rPr/>
                </w:rPrChange>
              </w:rPr>
            </w:pPr>
            <w:r w:rsidRPr="00F01C19">
              <w:rPr>
                <w:sz w:val="18"/>
                <w:lang w:val="en-GB"/>
                <w:rPrChange w:id="232" w:author="Author">
                  <w:rPr>
                    <w:sz w:val="18"/>
                  </w:rPr>
                </w:rPrChange>
              </w:rPr>
              <w:t>Category</w:t>
            </w:r>
          </w:p>
        </w:tc>
        <w:tc>
          <w:tcPr>
            <w:tcW w:w="964" w:type="dxa"/>
            <w:tcBorders>
              <w:top w:val="single" w:sz="8" w:space="0" w:color="000000"/>
              <w:bottom w:val="single" w:sz="8" w:space="0" w:color="000000"/>
            </w:tcBorders>
            <w:tcMar>
              <w:top w:w="28" w:type="dxa"/>
              <w:left w:w="28" w:type="dxa"/>
              <w:bottom w:w="28" w:type="dxa"/>
              <w:right w:w="85" w:type="dxa"/>
            </w:tcMar>
            <w:vAlign w:val="top"/>
          </w:tcPr>
          <w:p w14:paraId="1B9ED621" w14:textId="77777777" w:rsidR="00AE0B08" w:rsidRPr="00F01C19" w:rsidRDefault="00000000">
            <w:pPr>
              <w:pStyle w:val="Compact"/>
              <w:spacing w:before="0" w:after="0" w:line="240" w:lineRule="auto"/>
              <w:jc w:val="right"/>
              <w:rPr>
                <w:lang w:val="en-GB"/>
                <w:rPrChange w:id="233" w:author="Author">
                  <w:rPr/>
                </w:rPrChange>
              </w:rPr>
            </w:pPr>
            <w:r w:rsidRPr="00F01C19">
              <w:rPr>
                <w:sz w:val="18"/>
                <w:lang w:val="en-GB"/>
                <w:rPrChange w:id="234" w:author="Author">
                  <w:rPr>
                    <w:sz w:val="18"/>
                  </w:rPr>
                </w:rPrChange>
              </w:rPr>
              <w:t>n (%)</w:t>
            </w:r>
          </w:p>
        </w:tc>
        <w:tc>
          <w:tcPr>
            <w:tcW w:w="1247" w:type="dxa"/>
            <w:tcBorders>
              <w:top w:val="single" w:sz="8" w:space="0" w:color="000000"/>
              <w:bottom w:val="single" w:sz="8" w:space="0" w:color="000000"/>
            </w:tcBorders>
            <w:tcMar>
              <w:top w:w="28" w:type="dxa"/>
              <w:left w:w="85" w:type="dxa"/>
              <w:bottom w:w="28" w:type="dxa"/>
              <w:right w:w="28" w:type="dxa"/>
            </w:tcMar>
            <w:vAlign w:val="top"/>
          </w:tcPr>
          <w:p w14:paraId="37898183" w14:textId="77777777" w:rsidR="00AE0B08" w:rsidRPr="00F01C19" w:rsidRDefault="00000000">
            <w:pPr>
              <w:pStyle w:val="Compact"/>
              <w:spacing w:before="0" w:after="0" w:line="240" w:lineRule="auto"/>
              <w:rPr>
                <w:lang w:val="en-GB"/>
                <w:rPrChange w:id="235" w:author="Author">
                  <w:rPr/>
                </w:rPrChange>
              </w:rPr>
            </w:pPr>
            <w:r w:rsidRPr="00F01C19">
              <w:rPr>
                <w:sz w:val="18"/>
                <w:lang w:val="en-GB"/>
                <w:rPrChange w:id="236" w:author="Author">
                  <w:rPr>
                    <w:sz w:val="18"/>
                  </w:rPr>
                </w:rPrChange>
              </w:rPr>
              <w:t>Characteristic</w:t>
            </w:r>
          </w:p>
        </w:tc>
        <w:tc>
          <w:tcPr>
            <w:tcW w:w="2041" w:type="dxa"/>
            <w:tcBorders>
              <w:top w:val="single" w:sz="8" w:space="0" w:color="000000"/>
              <w:bottom w:val="single" w:sz="8" w:space="0" w:color="000000"/>
            </w:tcBorders>
            <w:tcMar>
              <w:top w:w="28" w:type="dxa"/>
              <w:left w:w="28" w:type="dxa"/>
              <w:bottom w:w="28" w:type="dxa"/>
              <w:right w:w="28" w:type="dxa"/>
            </w:tcMar>
            <w:vAlign w:val="top"/>
          </w:tcPr>
          <w:p w14:paraId="313A4A0B" w14:textId="77777777" w:rsidR="00AE0B08" w:rsidRPr="00F01C19" w:rsidRDefault="00000000">
            <w:pPr>
              <w:pStyle w:val="Compact"/>
              <w:spacing w:before="0" w:after="0" w:line="240" w:lineRule="auto"/>
              <w:rPr>
                <w:lang w:val="en-GB"/>
                <w:rPrChange w:id="237" w:author="Author">
                  <w:rPr/>
                </w:rPrChange>
              </w:rPr>
            </w:pPr>
            <w:r w:rsidRPr="00F01C19">
              <w:rPr>
                <w:sz w:val="18"/>
                <w:lang w:val="en-GB"/>
                <w:rPrChange w:id="238" w:author="Author">
                  <w:rPr>
                    <w:sz w:val="18"/>
                  </w:rPr>
                </w:rPrChange>
              </w:rPr>
              <w:t>Category</w:t>
            </w:r>
          </w:p>
        </w:tc>
        <w:tc>
          <w:tcPr>
            <w:tcW w:w="964" w:type="dxa"/>
            <w:tcBorders>
              <w:top w:val="single" w:sz="8" w:space="0" w:color="000000"/>
              <w:bottom w:val="single" w:sz="8" w:space="0" w:color="000000"/>
            </w:tcBorders>
            <w:tcMar>
              <w:top w:w="28" w:type="dxa"/>
              <w:left w:w="28" w:type="dxa"/>
              <w:bottom w:w="28" w:type="dxa"/>
              <w:right w:w="28" w:type="dxa"/>
            </w:tcMar>
            <w:vAlign w:val="top"/>
          </w:tcPr>
          <w:p w14:paraId="24375E77" w14:textId="77777777" w:rsidR="00AE0B08" w:rsidRPr="00F01C19" w:rsidRDefault="00000000">
            <w:pPr>
              <w:pStyle w:val="Compact"/>
              <w:spacing w:before="0" w:after="0" w:line="240" w:lineRule="auto"/>
              <w:jc w:val="right"/>
              <w:rPr>
                <w:lang w:val="en-GB"/>
                <w:rPrChange w:id="239" w:author="Author">
                  <w:rPr/>
                </w:rPrChange>
              </w:rPr>
            </w:pPr>
            <w:r w:rsidRPr="00F01C19">
              <w:rPr>
                <w:sz w:val="18"/>
                <w:lang w:val="en-GB"/>
                <w:rPrChange w:id="240" w:author="Author">
                  <w:rPr>
                    <w:sz w:val="18"/>
                  </w:rPr>
                </w:rPrChange>
              </w:rPr>
              <w:t>n (%)</w:t>
            </w:r>
          </w:p>
        </w:tc>
      </w:tr>
      <w:tr w:rsidR="008270AF" w14:paraId="1B1E4E7B" w14:textId="77777777" w:rsidTr="008270AF">
        <w:trPr>
          <w:cantSplit/>
          <w:jc w:val="center"/>
        </w:trPr>
        <w:tc>
          <w:tcPr>
            <w:tcW w:w="1247" w:type="dxa"/>
            <w:tcBorders>
              <w:top w:val="single" w:sz="4" w:space="0" w:color="B7B7B7"/>
              <w:bottom w:val="nil"/>
            </w:tcBorders>
            <w:tcMar>
              <w:top w:w="28" w:type="dxa"/>
              <w:left w:w="28" w:type="dxa"/>
              <w:bottom w:w="28" w:type="dxa"/>
              <w:right w:w="28" w:type="dxa"/>
            </w:tcMar>
          </w:tcPr>
          <w:p w14:paraId="72D4BED1" w14:textId="77777777" w:rsidR="00AE0B08" w:rsidRPr="00F01C19" w:rsidRDefault="00000000">
            <w:pPr>
              <w:pStyle w:val="Compact"/>
              <w:keepNext/>
              <w:spacing w:before="0" w:after="0" w:line="240" w:lineRule="auto"/>
              <w:rPr>
                <w:lang w:val="en-GB"/>
                <w:rPrChange w:id="241" w:author="Author">
                  <w:rPr/>
                </w:rPrChange>
              </w:rPr>
            </w:pPr>
            <w:r w:rsidRPr="00F01C19">
              <w:rPr>
                <w:b/>
                <w:sz w:val="18"/>
                <w:lang w:val="en-GB"/>
                <w:rPrChange w:id="242" w:author="Author">
                  <w:rPr>
                    <w:b/>
                    <w:sz w:val="18"/>
                  </w:rPr>
                </w:rPrChange>
              </w:rPr>
              <w:t>Age</w:t>
            </w:r>
          </w:p>
        </w:tc>
        <w:tc>
          <w:tcPr>
            <w:tcW w:w="2041" w:type="dxa"/>
            <w:tcBorders>
              <w:top w:val="single" w:sz="4" w:space="0" w:color="B7B7B7"/>
              <w:bottom w:val="nil"/>
            </w:tcBorders>
            <w:tcMar>
              <w:top w:w="28" w:type="dxa"/>
              <w:left w:w="28" w:type="dxa"/>
              <w:bottom w:w="28" w:type="dxa"/>
              <w:right w:w="28" w:type="dxa"/>
            </w:tcMar>
          </w:tcPr>
          <w:p w14:paraId="66A93BA7" w14:textId="3E92AC89" w:rsidR="00AE0B08" w:rsidRPr="00F01C19" w:rsidRDefault="00000000">
            <w:pPr>
              <w:pStyle w:val="Compact"/>
              <w:keepNext/>
              <w:spacing w:before="0" w:after="0" w:line="240" w:lineRule="auto"/>
              <w:rPr>
                <w:lang w:val="en-GB"/>
                <w:rPrChange w:id="243" w:author="Author">
                  <w:rPr/>
                </w:rPrChange>
              </w:rPr>
            </w:pPr>
            <w:r w:rsidRPr="00F01C19">
              <w:rPr>
                <w:sz w:val="18"/>
                <w:lang w:val="en-GB"/>
                <w:rPrChange w:id="244" w:author="Author">
                  <w:rPr>
                    <w:sz w:val="18"/>
                  </w:rPr>
                </w:rPrChange>
              </w:rPr>
              <w:t>18</w:t>
            </w:r>
            <w:del w:id="245" w:author="Author" w:date="2026-08-20T15:27:00Z">
              <w:r w:rsidRPr="00F01C19" w:rsidDel="00E27BCE">
                <w:rPr>
                  <w:sz w:val="18"/>
                  <w:lang w:val="en-GB"/>
                  <w:rPrChange w:id="246" w:author="Author">
                    <w:rPr>
                      <w:sz w:val="18"/>
                    </w:rPr>
                  </w:rPrChange>
                </w:rPr>
                <w:delText>-</w:delText>
              </w:r>
            </w:del>
            <w:ins w:id="247" w:author="Author" w:date="2026-08-20T15:27:00Z">
              <w:r w:rsidR="00E27BCE">
                <w:rPr>
                  <w:sz w:val="18"/>
                  <w:lang w:val="en-GB"/>
                </w:rPr>
                <w:t>–</w:t>
              </w:r>
            </w:ins>
            <w:r w:rsidRPr="00F01C19">
              <w:rPr>
                <w:sz w:val="18"/>
                <w:lang w:val="en-GB"/>
                <w:rPrChange w:id="248" w:author="Author">
                  <w:rPr>
                    <w:sz w:val="18"/>
                  </w:rPr>
                </w:rPrChange>
              </w:rPr>
              <w:t>49 years</w:t>
            </w:r>
          </w:p>
        </w:tc>
        <w:tc>
          <w:tcPr>
            <w:tcW w:w="964" w:type="dxa"/>
            <w:tcBorders>
              <w:top w:val="single" w:sz="4" w:space="0" w:color="B7B7B7"/>
              <w:bottom w:val="nil"/>
            </w:tcBorders>
            <w:tcMar>
              <w:top w:w="28" w:type="dxa"/>
              <w:left w:w="28" w:type="dxa"/>
              <w:bottom w:w="28" w:type="dxa"/>
              <w:right w:w="85" w:type="dxa"/>
            </w:tcMar>
          </w:tcPr>
          <w:p w14:paraId="05626CE2" w14:textId="77777777" w:rsidR="00AE0B08" w:rsidRPr="00F01C19" w:rsidRDefault="00000000">
            <w:pPr>
              <w:pStyle w:val="Compact"/>
              <w:keepNext/>
              <w:spacing w:before="0" w:after="0" w:line="240" w:lineRule="auto"/>
              <w:jc w:val="right"/>
              <w:rPr>
                <w:lang w:val="en-GB"/>
                <w:rPrChange w:id="249" w:author="Author">
                  <w:rPr/>
                </w:rPrChange>
              </w:rPr>
            </w:pPr>
            <w:r w:rsidRPr="00F01C19">
              <w:rPr>
                <w:sz w:val="18"/>
                <w:lang w:val="en-GB"/>
                <w:rPrChange w:id="250" w:author="Author">
                  <w:rPr>
                    <w:sz w:val="18"/>
                  </w:rPr>
                </w:rPrChange>
              </w:rPr>
              <w:t>32 (21.8)</w:t>
            </w:r>
          </w:p>
        </w:tc>
        <w:tc>
          <w:tcPr>
            <w:tcW w:w="1247" w:type="dxa"/>
            <w:tcBorders>
              <w:top w:val="single" w:sz="4" w:space="0" w:color="B7B7B7"/>
              <w:bottom w:val="nil"/>
            </w:tcBorders>
            <w:tcMar>
              <w:top w:w="28" w:type="dxa"/>
              <w:left w:w="85" w:type="dxa"/>
              <w:bottom w:w="28" w:type="dxa"/>
              <w:right w:w="28" w:type="dxa"/>
            </w:tcMar>
          </w:tcPr>
          <w:p w14:paraId="2BF7CD34" w14:textId="77777777" w:rsidR="00AE0B08" w:rsidRPr="00F01C19" w:rsidRDefault="00000000">
            <w:pPr>
              <w:pStyle w:val="Compact"/>
              <w:keepNext/>
              <w:spacing w:before="0" w:after="0" w:line="240" w:lineRule="auto"/>
              <w:rPr>
                <w:lang w:val="en-GB"/>
                <w:rPrChange w:id="251" w:author="Author">
                  <w:rPr/>
                </w:rPrChange>
              </w:rPr>
            </w:pPr>
            <w:r w:rsidRPr="00F01C19">
              <w:rPr>
                <w:b/>
                <w:sz w:val="18"/>
                <w:lang w:val="en-GB"/>
                <w:rPrChange w:id="252" w:author="Author">
                  <w:rPr>
                    <w:b/>
                    <w:sz w:val="18"/>
                  </w:rPr>
                </w:rPrChange>
              </w:rPr>
              <w:t>Bathroom window</w:t>
            </w:r>
          </w:p>
        </w:tc>
        <w:tc>
          <w:tcPr>
            <w:tcW w:w="2041" w:type="dxa"/>
            <w:tcBorders>
              <w:top w:val="single" w:sz="4" w:space="0" w:color="B7B7B7"/>
              <w:bottom w:val="nil"/>
            </w:tcBorders>
            <w:tcMar>
              <w:top w:w="28" w:type="dxa"/>
              <w:left w:w="28" w:type="dxa"/>
              <w:bottom w:w="28" w:type="dxa"/>
              <w:right w:w="28" w:type="dxa"/>
            </w:tcMar>
          </w:tcPr>
          <w:p w14:paraId="5C881915" w14:textId="77777777" w:rsidR="00AE0B08" w:rsidRPr="00F01C19" w:rsidRDefault="00000000">
            <w:pPr>
              <w:pStyle w:val="Compact"/>
              <w:keepNext/>
              <w:spacing w:before="0" w:after="0" w:line="240" w:lineRule="auto"/>
              <w:rPr>
                <w:lang w:val="en-GB"/>
                <w:rPrChange w:id="253" w:author="Author">
                  <w:rPr/>
                </w:rPrChange>
              </w:rPr>
            </w:pPr>
            <w:r w:rsidRPr="00F01C19">
              <w:rPr>
                <w:sz w:val="18"/>
                <w:lang w:val="en-GB"/>
                <w:rPrChange w:id="254" w:author="Author">
                  <w:rPr>
                    <w:sz w:val="18"/>
                  </w:rPr>
                </w:rPrChange>
              </w:rPr>
              <w:t>Double window/double glazing</w:t>
            </w:r>
          </w:p>
        </w:tc>
        <w:tc>
          <w:tcPr>
            <w:tcW w:w="964" w:type="dxa"/>
            <w:tcBorders>
              <w:top w:val="single" w:sz="4" w:space="0" w:color="B7B7B7"/>
              <w:bottom w:val="nil"/>
            </w:tcBorders>
            <w:tcMar>
              <w:top w:w="28" w:type="dxa"/>
              <w:left w:w="28" w:type="dxa"/>
              <w:bottom w:w="28" w:type="dxa"/>
              <w:right w:w="28" w:type="dxa"/>
            </w:tcMar>
          </w:tcPr>
          <w:p w14:paraId="6C37289F" w14:textId="77777777" w:rsidR="00AE0B08" w:rsidRPr="00F01C19" w:rsidRDefault="00000000">
            <w:pPr>
              <w:pStyle w:val="Compact"/>
              <w:keepNext/>
              <w:spacing w:before="0" w:after="0" w:line="240" w:lineRule="auto"/>
              <w:jc w:val="right"/>
              <w:rPr>
                <w:lang w:val="en-GB"/>
                <w:rPrChange w:id="255" w:author="Author">
                  <w:rPr/>
                </w:rPrChange>
              </w:rPr>
            </w:pPr>
            <w:r w:rsidRPr="00F01C19">
              <w:rPr>
                <w:sz w:val="18"/>
                <w:lang w:val="en-GB"/>
                <w:rPrChange w:id="256" w:author="Author">
                  <w:rPr>
                    <w:sz w:val="18"/>
                  </w:rPr>
                </w:rPrChange>
              </w:rPr>
              <w:t>111 (75.5)</w:t>
            </w:r>
          </w:p>
        </w:tc>
      </w:tr>
      <w:tr w:rsidR="008270AF" w14:paraId="40F1DA6C" w14:textId="77777777" w:rsidTr="008270AF">
        <w:trPr>
          <w:cantSplit/>
          <w:jc w:val="center"/>
        </w:trPr>
        <w:tc>
          <w:tcPr>
            <w:tcW w:w="1247" w:type="dxa"/>
            <w:tcBorders>
              <w:top w:val="nil"/>
              <w:bottom w:val="nil"/>
            </w:tcBorders>
            <w:tcMar>
              <w:top w:w="28" w:type="dxa"/>
              <w:left w:w="28" w:type="dxa"/>
              <w:bottom w:w="28" w:type="dxa"/>
              <w:right w:w="28" w:type="dxa"/>
            </w:tcMar>
          </w:tcPr>
          <w:p w14:paraId="74B57BC1" w14:textId="77777777" w:rsidR="00AE0B08" w:rsidRPr="00F01C19" w:rsidRDefault="00AE0B08">
            <w:pPr>
              <w:pStyle w:val="Compact"/>
              <w:keepNext/>
              <w:spacing w:before="0" w:after="0" w:line="240" w:lineRule="auto"/>
              <w:rPr>
                <w:lang w:val="en-GB"/>
                <w:rPrChange w:id="257" w:author="Author">
                  <w:rPr/>
                </w:rPrChange>
              </w:rPr>
            </w:pPr>
          </w:p>
        </w:tc>
        <w:tc>
          <w:tcPr>
            <w:tcW w:w="2041" w:type="dxa"/>
            <w:tcBorders>
              <w:top w:val="nil"/>
              <w:bottom w:val="nil"/>
            </w:tcBorders>
            <w:tcMar>
              <w:top w:w="28" w:type="dxa"/>
              <w:left w:w="28" w:type="dxa"/>
              <w:bottom w:w="28" w:type="dxa"/>
              <w:right w:w="28" w:type="dxa"/>
            </w:tcMar>
          </w:tcPr>
          <w:p w14:paraId="7159885B" w14:textId="70E1CF15" w:rsidR="00AE0B08" w:rsidRPr="00F01C19" w:rsidRDefault="00000000">
            <w:pPr>
              <w:pStyle w:val="Compact"/>
              <w:keepNext/>
              <w:spacing w:before="0" w:after="0" w:line="240" w:lineRule="auto"/>
              <w:rPr>
                <w:lang w:val="en-GB"/>
                <w:rPrChange w:id="258" w:author="Author">
                  <w:rPr/>
                </w:rPrChange>
              </w:rPr>
            </w:pPr>
            <w:r w:rsidRPr="00F01C19">
              <w:rPr>
                <w:sz w:val="18"/>
                <w:lang w:val="en-GB"/>
                <w:rPrChange w:id="259" w:author="Author">
                  <w:rPr>
                    <w:sz w:val="18"/>
                  </w:rPr>
                </w:rPrChange>
              </w:rPr>
              <w:t>50</w:t>
            </w:r>
            <w:del w:id="260" w:author="Author" w:date="2026-08-20T15:27:00Z">
              <w:r w:rsidRPr="00F01C19" w:rsidDel="00E27BCE">
                <w:rPr>
                  <w:sz w:val="18"/>
                  <w:lang w:val="en-GB"/>
                  <w:rPrChange w:id="261" w:author="Author">
                    <w:rPr>
                      <w:sz w:val="18"/>
                    </w:rPr>
                  </w:rPrChange>
                </w:rPr>
                <w:delText>-</w:delText>
              </w:r>
            </w:del>
            <w:ins w:id="262" w:author="Author" w:date="2026-08-20T15:27:00Z">
              <w:r w:rsidR="00E27BCE">
                <w:rPr>
                  <w:sz w:val="18"/>
                  <w:lang w:val="en-GB"/>
                </w:rPr>
                <w:t>–</w:t>
              </w:r>
            </w:ins>
            <w:r w:rsidRPr="00F01C19">
              <w:rPr>
                <w:sz w:val="18"/>
                <w:lang w:val="en-GB"/>
                <w:rPrChange w:id="263" w:author="Author">
                  <w:rPr>
                    <w:sz w:val="18"/>
                  </w:rPr>
                </w:rPrChange>
              </w:rPr>
              <w:t>59 years</w:t>
            </w:r>
          </w:p>
        </w:tc>
        <w:tc>
          <w:tcPr>
            <w:tcW w:w="964" w:type="dxa"/>
            <w:tcBorders>
              <w:top w:val="nil"/>
              <w:bottom w:val="nil"/>
            </w:tcBorders>
            <w:tcMar>
              <w:top w:w="28" w:type="dxa"/>
              <w:left w:w="28" w:type="dxa"/>
              <w:bottom w:w="28" w:type="dxa"/>
              <w:right w:w="85" w:type="dxa"/>
            </w:tcMar>
          </w:tcPr>
          <w:p w14:paraId="12D104F8" w14:textId="77777777" w:rsidR="00AE0B08" w:rsidRPr="00F01C19" w:rsidRDefault="00000000">
            <w:pPr>
              <w:pStyle w:val="Compact"/>
              <w:keepNext/>
              <w:spacing w:before="0" w:after="0" w:line="240" w:lineRule="auto"/>
              <w:jc w:val="right"/>
              <w:rPr>
                <w:lang w:val="en-GB"/>
                <w:rPrChange w:id="264" w:author="Author">
                  <w:rPr/>
                </w:rPrChange>
              </w:rPr>
            </w:pPr>
            <w:r w:rsidRPr="00F01C19">
              <w:rPr>
                <w:sz w:val="18"/>
                <w:lang w:val="en-GB"/>
                <w:rPrChange w:id="265" w:author="Author">
                  <w:rPr>
                    <w:sz w:val="18"/>
                  </w:rPr>
                </w:rPrChange>
              </w:rPr>
              <w:t>25 (17.0)</w:t>
            </w:r>
          </w:p>
        </w:tc>
        <w:tc>
          <w:tcPr>
            <w:tcW w:w="1247" w:type="dxa"/>
            <w:tcBorders>
              <w:top w:val="nil"/>
              <w:bottom w:val="nil"/>
            </w:tcBorders>
            <w:tcMar>
              <w:top w:w="28" w:type="dxa"/>
              <w:left w:w="85" w:type="dxa"/>
              <w:bottom w:w="28" w:type="dxa"/>
              <w:right w:w="28" w:type="dxa"/>
            </w:tcMar>
          </w:tcPr>
          <w:p w14:paraId="77B865F2" w14:textId="77777777" w:rsidR="00AE0B08" w:rsidRPr="00F01C19" w:rsidRDefault="00AE0B08">
            <w:pPr>
              <w:pStyle w:val="Compact"/>
              <w:keepNext/>
              <w:spacing w:before="0" w:after="0" w:line="240" w:lineRule="auto"/>
              <w:rPr>
                <w:lang w:val="en-GB"/>
                <w:rPrChange w:id="266" w:author="Author">
                  <w:rPr/>
                </w:rPrChange>
              </w:rPr>
            </w:pPr>
          </w:p>
        </w:tc>
        <w:tc>
          <w:tcPr>
            <w:tcW w:w="2041" w:type="dxa"/>
            <w:tcBorders>
              <w:top w:val="nil"/>
              <w:bottom w:val="nil"/>
            </w:tcBorders>
            <w:tcMar>
              <w:top w:w="28" w:type="dxa"/>
              <w:left w:w="28" w:type="dxa"/>
              <w:bottom w:w="28" w:type="dxa"/>
              <w:right w:w="28" w:type="dxa"/>
            </w:tcMar>
          </w:tcPr>
          <w:p w14:paraId="782BFC88" w14:textId="77777777" w:rsidR="00AE0B08" w:rsidRPr="00F01C19" w:rsidRDefault="00000000">
            <w:pPr>
              <w:pStyle w:val="Compact"/>
              <w:keepNext/>
              <w:spacing w:before="0" w:after="0" w:line="240" w:lineRule="auto"/>
              <w:rPr>
                <w:lang w:val="en-GB"/>
                <w:rPrChange w:id="267" w:author="Author">
                  <w:rPr/>
                </w:rPrChange>
              </w:rPr>
            </w:pPr>
            <w:r w:rsidRPr="00F01C19">
              <w:rPr>
                <w:sz w:val="18"/>
                <w:lang w:val="en-GB"/>
                <w:rPrChange w:id="268" w:author="Author">
                  <w:rPr>
                    <w:sz w:val="18"/>
                  </w:rPr>
                </w:rPrChange>
              </w:rPr>
              <w:t>Single glazing</w:t>
            </w:r>
          </w:p>
        </w:tc>
        <w:tc>
          <w:tcPr>
            <w:tcW w:w="964" w:type="dxa"/>
            <w:tcBorders>
              <w:top w:val="nil"/>
              <w:bottom w:val="nil"/>
            </w:tcBorders>
            <w:tcMar>
              <w:top w:w="28" w:type="dxa"/>
              <w:left w:w="28" w:type="dxa"/>
              <w:bottom w:w="28" w:type="dxa"/>
              <w:right w:w="28" w:type="dxa"/>
            </w:tcMar>
          </w:tcPr>
          <w:p w14:paraId="4A83E4EB" w14:textId="77777777" w:rsidR="00AE0B08" w:rsidRPr="00F01C19" w:rsidRDefault="00000000">
            <w:pPr>
              <w:pStyle w:val="Compact"/>
              <w:keepNext/>
              <w:spacing w:before="0" w:after="0" w:line="240" w:lineRule="auto"/>
              <w:jc w:val="right"/>
              <w:rPr>
                <w:lang w:val="en-GB"/>
                <w:rPrChange w:id="269" w:author="Author">
                  <w:rPr/>
                </w:rPrChange>
              </w:rPr>
            </w:pPr>
            <w:r w:rsidRPr="00F01C19">
              <w:rPr>
                <w:sz w:val="18"/>
                <w:lang w:val="en-GB"/>
                <w:rPrChange w:id="270" w:author="Author">
                  <w:rPr>
                    <w:sz w:val="18"/>
                  </w:rPr>
                </w:rPrChange>
              </w:rPr>
              <w:t>26 (17.7)</w:t>
            </w:r>
          </w:p>
        </w:tc>
      </w:tr>
      <w:tr w:rsidR="008270AF" w14:paraId="5BB25FE8" w14:textId="77777777" w:rsidTr="008270AF">
        <w:trPr>
          <w:cantSplit/>
          <w:jc w:val="center"/>
        </w:trPr>
        <w:tc>
          <w:tcPr>
            <w:tcW w:w="1247" w:type="dxa"/>
            <w:tcBorders>
              <w:top w:val="nil"/>
              <w:bottom w:val="nil"/>
            </w:tcBorders>
            <w:tcMar>
              <w:top w:w="28" w:type="dxa"/>
              <w:left w:w="28" w:type="dxa"/>
              <w:bottom w:w="28" w:type="dxa"/>
              <w:right w:w="28" w:type="dxa"/>
            </w:tcMar>
          </w:tcPr>
          <w:p w14:paraId="19552CEA" w14:textId="77777777" w:rsidR="00AE0B08" w:rsidRPr="00F01C19" w:rsidRDefault="00AE0B08">
            <w:pPr>
              <w:pStyle w:val="Compact"/>
              <w:keepNext/>
              <w:spacing w:before="0" w:after="0" w:line="240" w:lineRule="auto"/>
              <w:rPr>
                <w:lang w:val="en-GB"/>
                <w:rPrChange w:id="271" w:author="Author">
                  <w:rPr/>
                </w:rPrChange>
              </w:rPr>
            </w:pPr>
          </w:p>
        </w:tc>
        <w:tc>
          <w:tcPr>
            <w:tcW w:w="2041" w:type="dxa"/>
            <w:tcBorders>
              <w:top w:val="nil"/>
              <w:bottom w:val="nil"/>
            </w:tcBorders>
            <w:tcMar>
              <w:top w:w="28" w:type="dxa"/>
              <w:left w:w="28" w:type="dxa"/>
              <w:bottom w:w="28" w:type="dxa"/>
              <w:right w:w="28" w:type="dxa"/>
            </w:tcMar>
          </w:tcPr>
          <w:p w14:paraId="73A8D204" w14:textId="51A055F7" w:rsidR="00AE0B08" w:rsidRPr="00F01C19" w:rsidRDefault="00000000">
            <w:pPr>
              <w:pStyle w:val="Compact"/>
              <w:keepNext/>
              <w:spacing w:before="0" w:after="0" w:line="240" w:lineRule="auto"/>
              <w:rPr>
                <w:lang w:val="en-GB"/>
                <w:rPrChange w:id="272" w:author="Author">
                  <w:rPr/>
                </w:rPrChange>
              </w:rPr>
            </w:pPr>
            <w:r w:rsidRPr="00F01C19">
              <w:rPr>
                <w:sz w:val="18"/>
                <w:lang w:val="en-GB"/>
                <w:rPrChange w:id="273" w:author="Author">
                  <w:rPr>
                    <w:sz w:val="18"/>
                  </w:rPr>
                </w:rPrChange>
              </w:rPr>
              <w:t>60</w:t>
            </w:r>
            <w:del w:id="274" w:author="Author" w:date="2026-08-20T15:27:00Z">
              <w:r w:rsidRPr="00F01C19" w:rsidDel="00E27BCE">
                <w:rPr>
                  <w:sz w:val="18"/>
                  <w:lang w:val="en-GB"/>
                  <w:rPrChange w:id="275" w:author="Author">
                    <w:rPr>
                      <w:sz w:val="18"/>
                    </w:rPr>
                  </w:rPrChange>
                </w:rPr>
                <w:delText>-</w:delText>
              </w:r>
            </w:del>
            <w:ins w:id="276" w:author="Author" w:date="2026-08-20T15:27:00Z">
              <w:r w:rsidR="00E27BCE">
                <w:rPr>
                  <w:sz w:val="18"/>
                  <w:lang w:val="en-GB"/>
                </w:rPr>
                <w:t>–</w:t>
              </w:r>
            </w:ins>
            <w:r w:rsidRPr="00F01C19">
              <w:rPr>
                <w:sz w:val="18"/>
                <w:lang w:val="en-GB"/>
                <w:rPrChange w:id="277" w:author="Author">
                  <w:rPr>
                    <w:sz w:val="18"/>
                  </w:rPr>
                </w:rPrChange>
              </w:rPr>
              <w:t>69 years</w:t>
            </w:r>
          </w:p>
        </w:tc>
        <w:tc>
          <w:tcPr>
            <w:tcW w:w="964" w:type="dxa"/>
            <w:tcBorders>
              <w:top w:val="nil"/>
              <w:bottom w:val="nil"/>
            </w:tcBorders>
            <w:tcMar>
              <w:top w:w="28" w:type="dxa"/>
              <w:left w:w="28" w:type="dxa"/>
              <w:bottom w:w="28" w:type="dxa"/>
              <w:right w:w="85" w:type="dxa"/>
            </w:tcMar>
          </w:tcPr>
          <w:p w14:paraId="2E8DC875" w14:textId="77777777" w:rsidR="00AE0B08" w:rsidRPr="00F01C19" w:rsidRDefault="00000000">
            <w:pPr>
              <w:pStyle w:val="Compact"/>
              <w:keepNext/>
              <w:spacing w:before="0" w:after="0" w:line="240" w:lineRule="auto"/>
              <w:jc w:val="right"/>
              <w:rPr>
                <w:lang w:val="en-GB"/>
                <w:rPrChange w:id="278" w:author="Author">
                  <w:rPr/>
                </w:rPrChange>
              </w:rPr>
            </w:pPr>
            <w:r w:rsidRPr="00F01C19">
              <w:rPr>
                <w:sz w:val="18"/>
                <w:lang w:val="en-GB"/>
                <w:rPrChange w:id="279" w:author="Author">
                  <w:rPr>
                    <w:sz w:val="18"/>
                  </w:rPr>
                </w:rPrChange>
              </w:rPr>
              <w:t>61 (41.5)</w:t>
            </w:r>
          </w:p>
        </w:tc>
        <w:tc>
          <w:tcPr>
            <w:tcW w:w="1247" w:type="dxa"/>
            <w:tcBorders>
              <w:top w:val="nil"/>
              <w:bottom w:val="nil"/>
            </w:tcBorders>
            <w:tcMar>
              <w:top w:w="28" w:type="dxa"/>
              <w:left w:w="85" w:type="dxa"/>
              <w:bottom w:w="28" w:type="dxa"/>
              <w:right w:w="28" w:type="dxa"/>
            </w:tcMar>
          </w:tcPr>
          <w:p w14:paraId="105004A7" w14:textId="77777777" w:rsidR="00AE0B08" w:rsidRPr="00F01C19" w:rsidRDefault="00AE0B08">
            <w:pPr>
              <w:pStyle w:val="Compact"/>
              <w:keepNext/>
              <w:spacing w:before="0" w:after="0" w:line="240" w:lineRule="auto"/>
              <w:rPr>
                <w:lang w:val="en-GB"/>
                <w:rPrChange w:id="280" w:author="Author">
                  <w:rPr/>
                </w:rPrChange>
              </w:rPr>
            </w:pPr>
          </w:p>
        </w:tc>
        <w:tc>
          <w:tcPr>
            <w:tcW w:w="2041" w:type="dxa"/>
            <w:tcBorders>
              <w:top w:val="nil"/>
              <w:bottom w:val="nil"/>
            </w:tcBorders>
            <w:tcMar>
              <w:top w:w="28" w:type="dxa"/>
              <w:left w:w="28" w:type="dxa"/>
              <w:bottom w:w="28" w:type="dxa"/>
              <w:right w:w="28" w:type="dxa"/>
            </w:tcMar>
          </w:tcPr>
          <w:p w14:paraId="68CF2D78" w14:textId="77777777" w:rsidR="00AE0B08" w:rsidRPr="00F01C19" w:rsidRDefault="00000000">
            <w:pPr>
              <w:pStyle w:val="Compact"/>
              <w:keepNext/>
              <w:spacing w:before="0" w:after="0" w:line="240" w:lineRule="auto"/>
              <w:rPr>
                <w:lang w:val="en-GB"/>
                <w:rPrChange w:id="281" w:author="Author">
                  <w:rPr/>
                </w:rPrChange>
              </w:rPr>
            </w:pPr>
            <w:r w:rsidRPr="00F01C19">
              <w:rPr>
                <w:sz w:val="18"/>
                <w:lang w:val="en-GB"/>
                <w:rPrChange w:id="282" w:author="Author">
                  <w:rPr>
                    <w:sz w:val="18"/>
                  </w:rPr>
                </w:rPrChange>
              </w:rPr>
              <w:t>No window</w:t>
            </w:r>
          </w:p>
        </w:tc>
        <w:tc>
          <w:tcPr>
            <w:tcW w:w="964" w:type="dxa"/>
            <w:tcBorders>
              <w:top w:val="nil"/>
              <w:bottom w:val="nil"/>
            </w:tcBorders>
            <w:tcMar>
              <w:top w:w="28" w:type="dxa"/>
              <w:left w:w="28" w:type="dxa"/>
              <w:bottom w:w="28" w:type="dxa"/>
              <w:right w:w="28" w:type="dxa"/>
            </w:tcMar>
          </w:tcPr>
          <w:p w14:paraId="6F103446" w14:textId="77777777" w:rsidR="00AE0B08" w:rsidRPr="00F01C19" w:rsidRDefault="00000000">
            <w:pPr>
              <w:pStyle w:val="Compact"/>
              <w:keepNext/>
              <w:spacing w:before="0" w:after="0" w:line="240" w:lineRule="auto"/>
              <w:jc w:val="right"/>
              <w:rPr>
                <w:lang w:val="en-GB"/>
                <w:rPrChange w:id="283" w:author="Author">
                  <w:rPr/>
                </w:rPrChange>
              </w:rPr>
            </w:pPr>
            <w:r w:rsidRPr="00F01C19">
              <w:rPr>
                <w:sz w:val="18"/>
                <w:lang w:val="en-GB"/>
                <w:rPrChange w:id="284" w:author="Author">
                  <w:rPr>
                    <w:sz w:val="18"/>
                  </w:rPr>
                </w:rPrChange>
              </w:rPr>
              <w:t>7 (4.8)</w:t>
            </w:r>
          </w:p>
        </w:tc>
      </w:tr>
      <w:tr w:rsidR="008270AF" w14:paraId="704AA476" w14:textId="77777777" w:rsidTr="008270AF">
        <w:trPr>
          <w:cantSplit/>
          <w:jc w:val="center"/>
        </w:trPr>
        <w:tc>
          <w:tcPr>
            <w:tcW w:w="1247" w:type="dxa"/>
            <w:tcBorders>
              <w:top w:val="nil"/>
              <w:bottom w:val="nil"/>
            </w:tcBorders>
            <w:tcMar>
              <w:top w:w="28" w:type="dxa"/>
              <w:left w:w="28" w:type="dxa"/>
              <w:bottom w:w="28" w:type="dxa"/>
              <w:right w:w="28" w:type="dxa"/>
            </w:tcMar>
          </w:tcPr>
          <w:p w14:paraId="6516387F" w14:textId="77777777" w:rsidR="00AE0B08" w:rsidRPr="00F01C19" w:rsidRDefault="00AE0B08">
            <w:pPr>
              <w:pStyle w:val="Compact"/>
              <w:spacing w:before="0" w:after="0" w:line="240" w:lineRule="auto"/>
              <w:rPr>
                <w:lang w:val="en-GB"/>
                <w:rPrChange w:id="285" w:author="Author">
                  <w:rPr/>
                </w:rPrChange>
              </w:rPr>
            </w:pPr>
          </w:p>
        </w:tc>
        <w:tc>
          <w:tcPr>
            <w:tcW w:w="2041" w:type="dxa"/>
            <w:tcBorders>
              <w:top w:val="nil"/>
              <w:bottom w:val="nil"/>
            </w:tcBorders>
            <w:tcMar>
              <w:top w:w="28" w:type="dxa"/>
              <w:left w:w="28" w:type="dxa"/>
              <w:bottom w:w="28" w:type="dxa"/>
              <w:right w:w="28" w:type="dxa"/>
            </w:tcMar>
          </w:tcPr>
          <w:p w14:paraId="20824B96" w14:textId="77777777" w:rsidR="00AE0B08" w:rsidRPr="00F01C19" w:rsidRDefault="00000000">
            <w:pPr>
              <w:pStyle w:val="Compact"/>
              <w:spacing w:before="0" w:after="0" w:line="240" w:lineRule="auto"/>
              <w:rPr>
                <w:lang w:val="en-GB"/>
                <w:rPrChange w:id="286" w:author="Author">
                  <w:rPr/>
                </w:rPrChange>
              </w:rPr>
            </w:pPr>
            <w:r w:rsidRPr="00F01C19">
              <w:rPr>
                <w:sz w:val="18"/>
                <w:lang w:val="en-GB"/>
                <w:rPrChange w:id="287" w:author="Author">
                  <w:rPr>
                    <w:sz w:val="18"/>
                  </w:rPr>
                </w:rPrChange>
              </w:rPr>
              <w:t>≥70 years</w:t>
            </w:r>
          </w:p>
        </w:tc>
        <w:tc>
          <w:tcPr>
            <w:tcW w:w="964" w:type="dxa"/>
            <w:tcBorders>
              <w:top w:val="nil"/>
              <w:bottom w:val="nil"/>
            </w:tcBorders>
            <w:tcMar>
              <w:top w:w="28" w:type="dxa"/>
              <w:left w:w="28" w:type="dxa"/>
              <w:bottom w:w="28" w:type="dxa"/>
              <w:right w:w="85" w:type="dxa"/>
            </w:tcMar>
          </w:tcPr>
          <w:p w14:paraId="419A7F1A" w14:textId="77777777" w:rsidR="00AE0B08" w:rsidRPr="00F01C19" w:rsidRDefault="00000000">
            <w:pPr>
              <w:pStyle w:val="Compact"/>
              <w:spacing w:before="0" w:after="0" w:line="240" w:lineRule="auto"/>
              <w:jc w:val="right"/>
              <w:rPr>
                <w:lang w:val="en-GB"/>
                <w:rPrChange w:id="288" w:author="Author">
                  <w:rPr/>
                </w:rPrChange>
              </w:rPr>
            </w:pPr>
            <w:r w:rsidRPr="00F01C19">
              <w:rPr>
                <w:sz w:val="18"/>
                <w:lang w:val="en-GB"/>
                <w:rPrChange w:id="289" w:author="Author">
                  <w:rPr>
                    <w:sz w:val="18"/>
                  </w:rPr>
                </w:rPrChange>
              </w:rPr>
              <w:t>29 (19.7)</w:t>
            </w:r>
          </w:p>
        </w:tc>
        <w:tc>
          <w:tcPr>
            <w:tcW w:w="1247" w:type="dxa"/>
            <w:tcBorders>
              <w:top w:val="nil"/>
              <w:bottom w:val="nil"/>
            </w:tcBorders>
            <w:tcMar>
              <w:top w:w="28" w:type="dxa"/>
              <w:left w:w="85" w:type="dxa"/>
              <w:bottom w:w="28" w:type="dxa"/>
              <w:right w:w="28" w:type="dxa"/>
            </w:tcMar>
          </w:tcPr>
          <w:p w14:paraId="5F0AD878" w14:textId="77777777" w:rsidR="00AE0B08" w:rsidRPr="00F01C19" w:rsidRDefault="00AE0B08">
            <w:pPr>
              <w:pStyle w:val="Compact"/>
              <w:spacing w:before="0" w:after="0" w:line="240" w:lineRule="auto"/>
              <w:rPr>
                <w:lang w:val="en-GB"/>
                <w:rPrChange w:id="290" w:author="Author">
                  <w:rPr/>
                </w:rPrChange>
              </w:rPr>
            </w:pPr>
          </w:p>
        </w:tc>
        <w:tc>
          <w:tcPr>
            <w:tcW w:w="2041" w:type="dxa"/>
            <w:tcBorders>
              <w:top w:val="nil"/>
              <w:bottom w:val="nil"/>
            </w:tcBorders>
            <w:tcMar>
              <w:top w:w="28" w:type="dxa"/>
              <w:left w:w="28" w:type="dxa"/>
              <w:bottom w:w="28" w:type="dxa"/>
              <w:right w:w="28" w:type="dxa"/>
            </w:tcMar>
          </w:tcPr>
          <w:p w14:paraId="3E1F4D22" w14:textId="77777777" w:rsidR="00AE0B08" w:rsidRPr="00F01C19" w:rsidRDefault="00000000">
            <w:pPr>
              <w:pStyle w:val="Compact"/>
              <w:spacing w:before="0" w:after="0" w:line="240" w:lineRule="auto"/>
              <w:rPr>
                <w:lang w:val="en-GB"/>
                <w:rPrChange w:id="291" w:author="Author">
                  <w:rPr/>
                </w:rPrChange>
              </w:rPr>
            </w:pPr>
            <w:r w:rsidRPr="00F01C19">
              <w:rPr>
                <w:sz w:val="18"/>
                <w:lang w:val="en-GB"/>
                <w:rPrChange w:id="292" w:author="Author">
                  <w:rPr>
                    <w:sz w:val="18"/>
                  </w:rPr>
                </w:rPrChange>
              </w:rPr>
              <w:t>Unknown/missing</w:t>
            </w:r>
          </w:p>
        </w:tc>
        <w:tc>
          <w:tcPr>
            <w:tcW w:w="964" w:type="dxa"/>
            <w:tcBorders>
              <w:top w:val="nil"/>
              <w:bottom w:val="nil"/>
            </w:tcBorders>
            <w:tcMar>
              <w:top w:w="28" w:type="dxa"/>
              <w:left w:w="28" w:type="dxa"/>
              <w:bottom w:w="28" w:type="dxa"/>
              <w:right w:w="28" w:type="dxa"/>
            </w:tcMar>
          </w:tcPr>
          <w:p w14:paraId="51DEED83" w14:textId="77777777" w:rsidR="00AE0B08" w:rsidRPr="00F01C19" w:rsidRDefault="00000000">
            <w:pPr>
              <w:pStyle w:val="Compact"/>
              <w:spacing w:before="0" w:after="0" w:line="240" w:lineRule="auto"/>
              <w:jc w:val="right"/>
              <w:rPr>
                <w:lang w:val="en-GB"/>
                <w:rPrChange w:id="293" w:author="Author">
                  <w:rPr/>
                </w:rPrChange>
              </w:rPr>
            </w:pPr>
            <w:r w:rsidRPr="00F01C19">
              <w:rPr>
                <w:sz w:val="18"/>
                <w:lang w:val="en-GB"/>
                <w:rPrChange w:id="294" w:author="Author">
                  <w:rPr>
                    <w:sz w:val="18"/>
                  </w:rPr>
                </w:rPrChange>
              </w:rPr>
              <w:t>3 (2.0)</w:t>
            </w:r>
          </w:p>
        </w:tc>
      </w:tr>
      <w:tr w:rsidR="008270AF" w14:paraId="2E9A9137" w14:textId="77777777" w:rsidTr="008270AF">
        <w:trPr>
          <w:cantSplit/>
          <w:jc w:val="center"/>
        </w:trPr>
        <w:tc>
          <w:tcPr>
            <w:tcW w:w="1247" w:type="dxa"/>
            <w:tcBorders>
              <w:top w:val="single" w:sz="4" w:space="0" w:color="B7B7B7"/>
              <w:bottom w:val="nil"/>
            </w:tcBorders>
            <w:tcMar>
              <w:top w:w="28" w:type="dxa"/>
              <w:left w:w="28" w:type="dxa"/>
              <w:bottom w:w="28" w:type="dxa"/>
              <w:right w:w="28" w:type="dxa"/>
            </w:tcMar>
          </w:tcPr>
          <w:p w14:paraId="7A9435F4" w14:textId="77777777" w:rsidR="00AE0B08" w:rsidRPr="00F01C19" w:rsidRDefault="00000000">
            <w:pPr>
              <w:pStyle w:val="Compact"/>
              <w:keepNext/>
              <w:spacing w:before="0" w:after="0" w:line="240" w:lineRule="auto"/>
              <w:rPr>
                <w:lang w:val="en-GB"/>
                <w:rPrChange w:id="295" w:author="Author">
                  <w:rPr/>
                </w:rPrChange>
              </w:rPr>
            </w:pPr>
            <w:r w:rsidRPr="00F01C19">
              <w:rPr>
                <w:b/>
                <w:sz w:val="18"/>
                <w:lang w:val="en-GB"/>
                <w:rPrChange w:id="296" w:author="Author">
                  <w:rPr>
                    <w:b/>
                    <w:sz w:val="18"/>
                  </w:rPr>
                </w:rPrChange>
              </w:rPr>
              <w:t>Housing type</w:t>
            </w:r>
          </w:p>
        </w:tc>
        <w:tc>
          <w:tcPr>
            <w:tcW w:w="2041" w:type="dxa"/>
            <w:tcBorders>
              <w:top w:val="single" w:sz="4" w:space="0" w:color="B7B7B7"/>
              <w:bottom w:val="nil"/>
            </w:tcBorders>
            <w:tcMar>
              <w:top w:w="28" w:type="dxa"/>
              <w:left w:w="28" w:type="dxa"/>
              <w:bottom w:w="28" w:type="dxa"/>
              <w:right w:w="28" w:type="dxa"/>
            </w:tcMar>
          </w:tcPr>
          <w:p w14:paraId="22E6D1D8" w14:textId="77777777" w:rsidR="00AE0B08" w:rsidRPr="00F01C19" w:rsidRDefault="00000000">
            <w:pPr>
              <w:pStyle w:val="Compact"/>
              <w:keepNext/>
              <w:spacing w:before="0" w:after="0" w:line="240" w:lineRule="auto"/>
              <w:rPr>
                <w:lang w:val="en-GB"/>
                <w:rPrChange w:id="297" w:author="Author">
                  <w:rPr/>
                </w:rPrChange>
              </w:rPr>
            </w:pPr>
            <w:r w:rsidRPr="00F01C19">
              <w:rPr>
                <w:sz w:val="18"/>
                <w:lang w:val="en-GB"/>
                <w:rPrChange w:id="298" w:author="Author">
                  <w:rPr>
                    <w:sz w:val="18"/>
                  </w:rPr>
                </w:rPrChange>
              </w:rPr>
              <w:t>Detached house</w:t>
            </w:r>
          </w:p>
        </w:tc>
        <w:tc>
          <w:tcPr>
            <w:tcW w:w="964" w:type="dxa"/>
            <w:tcBorders>
              <w:top w:val="single" w:sz="4" w:space="0" w:color="B7B7B7"/>
              <w:bottom w:val="nil"/>
            </w:tcBorders>
            <w:tcMar>
              <w:top w:w="28" w:type="dxa"/>
              <w:left w:w="28" w:type="dxa"/>
              <w:bottom w:w="28" w:type="dxa"/>
              <w:right w:w="85" w:type="dxa"/>
            </w:tcMar>
          </w:tcPr>
          <w:p w14:paraId="0C0D1D38" w14:textId="77777777" w:rsidR="00AE0B08" w:rsidRPr="00F01C19" w:rsidRDefault="00000000">
            <w:pPr>
              <w:pStyle w:val="Compact"/>
              <w:keepNext/>
              <w:spacing w:before="0" w:after="0" w:line="240" w:lineRule="auto"/>
              <w:jc w:val="right"/>
              <w:rPr>
                <w:lang w:val="en-GB"/>
                <w:rPrChange w:id="299" w:author="Author">
                  <w:rPr/>
                </w:rPrChange>
              </w:rPr>
            </w:pPr>
            <w:r w:rsidRPr="00F01C19">
              <w:rPr>
                <w:sz w:val="18"/>
                <w:lang w:val="en-GB"/>
                <w:rPrChange w:id="300" w:author="Author">
                  <w:rPr>
                    <w:sz w:val="18"/>
                  </w:rPr>
                </w:rPrChange>
              </w:rPr>
              <w:t>132 (89.8)</w:t>
            </w:r>
          </w:p>
        </w:tc>
        <w:tc>
          <w:tcPr>
            <w:tcW w:w="1247" w:type="dxa"/>
            <w:tcBorders>
              <w:top w:val="single" w:sz="4" w:space="0" w:color="B7B7B7"/>
              <w:bottom w:val="nil"/>
            </w:tcBorders>
            <w:tcMar>
              <w:top w:w="28" w:type="dxa"/>
              <w:left w:w="85" w:type="dxa"/>
              <w:bottom w:w="28" w:type="dxa"/>
              <w:right w:w="28" w:type="dxa"/>
            </w:tcMar>
          </w:tcPr>
          <w:p w14:paraId="6E26A756" w14:textId="31154705" w:rsidR="00AE0B08" w:rsidRPr="00F01C19" w:rsidRDefault="00000000">
            <w:pPr>
              <w:pStyle w:val="Compact"/>
              <w:keepNext/>
              <w:spacing w:before="0" w:after="0" w:line="240" w:lineRule="auto"/>
              <w:rPr>
                <w:lang w:val="en-GB"/>
                <w:rPrChange w:id="301" w:author="Author">
                  <w:rPr/>
                </w:rPrChange>
              </w:rPr>
            </w:pPr>
            <w:r w:rsidRPr="00F01C19">
              <w:rPr>
                <w:b/>
                <w:sz w:val="18"/>
                <w:lang w:val="en-GB"/>
                <w:rPrChange w:id="302" w:author="Author">
                  <w:rPr>
                    <w:b/>
                    <w:sz w:val="18"/>
                  </w:rPr>
                </w:rPrChange>
              </w:rPr>
              <w:t xml:space="preserve">Bathroom </w:t>
            </w:r>
            <w:del w:id="303" w:author="Author" w:date="2026-08-20T15:26:00Z">
              <w:r w:rsidRPr="00F01C19" w:rsidDel="00E27BCE">
                <w:rPr>
                  <w:b/>
                  <w:sz w:val="18"/>
                  <w:lang w:val="en-GB"/>
                  <w:rPrChange w:id="304" w:author="Author">
                    <w:rPr>
                      <w:b/>
                      <w:sz w:val="18"/>
                    </w:rPr>
                  </w:rPrChange>
                </w:rPr>
                <w:delText xml:space="preserve">heating </w:delText>
              </w:r>
            </w:del>
            <w:r w:rsidRPr="00F01C19">
              <w:rPr>
                <w:b/>
                <w:sz w:val="18"/>
                <w:lang w:val="en-GB"/>
                <w:rPrChange w:id="305" w:author="Author">
                  <w:rPr>
                    <w:b/>
                    <w:sz w:val="18"/>
                  </w:rPr>
                </w:rPrChange>
              </w:rPr>
              <w:t>dryer</w:t>
            </w:r>
          </w:p>
        </w:tc>
        <w:tc>
          <w:tcPr>
            <w:tcW w:w="2041" w:type="dxa"/>
            <w:tcBorders>
              <w:top w:val="single" w:sz="4" w:space="0" w:color="B7B7B7"/>
              <w:bottom w:val="nil"/>
            </w:tcBorders>
            <w:tcMar>
              <w:top w:w="28" w:type="dxa"/>
              <w:left w:w="28" w:type="dxa"/>
              <w:bottom w:w="28" w:type="dxa"/>
              <w:right w:w="28" w:type="dxa"/>
            </w:tcMar>
          </w:tcPr>
          <w:p w14:paraId="5BEE7EB5" w14:textId="77777777" w:rsidR="00AE0B08" w:rsidRPr="00F01C19" w:rsidRDefault="00000000">
            <w:pPr>
              <w:pStyle w:val="Compact"/>
              <w:keepNext/>
              <w:spacing w:before="0" w:after="0" w:line="240" w:lineRule="auto"/>
              <w:rPr>
                <w:lang w:val="en-GB"/>
                <w:rPrChange w:id="306" w:author="Author">
                  <w:rPr/>
                </w:rPrChange>
              </w:rPr>
            </w:pPr>
            <w:r w:rsidRPr="00F01C19">
              <w:rPr>
                <w:sz w:val="18"/>
                <w:lang w:val="en-GB"/>
                <w:rPrChange w:id="307" w:author="Author">
                  <w:rPr>
                    <w:sz w:val="18"/>
                  </w:rPr>
                </w:rPrChange>
              </w:rPr>
              <w:t>Installed and used for heating</w:t>
            </w:r>
          </w:p>
        </w:tc>
        <w:tc>
          <w:tcPr>
            <w:tcW w:w="964" w:type="dxa"/>
            <w:tcBorders>
              <w:top w:val="single" w:sz="4" w:space="0" w:color="B7B7B7"/>
              <w:bottom w:val="nil"/>
            </w:tcBorders>
            <w:tcMar>
              <w:top w:w="28" w:type="dxa"/>
              <w:left w:w="28" w:type="dxa"/>
              <w:bottom w:w="28" w:type="dxa"/>
              <w:right w:w="28" w:type="dxa"/>
            </w:tcMar>
          </w:tcPr>
          <w:p w14:paraId="677FD851" w14:textId="77777777" w:rsidR="00AE0B08" w:rsidRPr="00F01C19" w:rsidRDefault="00000000">
            <w:pPr>
              <w:pStyle w:val="Compact"/>
              <w:keepNext/>
              <w:spacing w:before="0" w:after="0" w:line="240" w:lineRule="auto"/>
              <w:jc w:val="right"/>
              <w:rPr>
                <w:lang w:val="en-GB"/>
                <w:rPrChange w:id="308" w:author="Author">
                  <w:rPr/>
                </w:rPrChange>
              </w:rPr>
            </w:pPr>
            <w:r w:rsidRPr="00F01C19">
              <w:rPr>
                <w:sz w:val="18"/>
                <w:lang w:val="en-GB"/>
                <w:rPrChange w:id="309" w:author="Author">
                  <w:rPr>
                    <w:sz w:val="18"/>
                  </w:rPr>
                </w:rPrChange>
              </w:rPr>
              <w:t>35 (23.8)</w:t>
            </w:r>
          </w:p>
        </w:tc>
      </w:tr>
      <w:tr w:rsidR="008270AF" w14:paraId="4B30BB3E" w14:textId="77777777" w:rsidTr="008270AF">
        <w:trPr>
          <w:cantSplit/>
          <w:jc w:val="center"/>
        </w:trPr>
        <w:tc>
          <w:tcPr>
            <w:tcW w:w="1247" w:type="dxa"/>
            <w:tcBorders>
              <w:top w:val="nil"/>
              <w:bottom w:val="nil"/>
            </w:tcBorders>
            <w:tcMar>
              <w:top w:w="28" w:type="dxa"/>
              <w:left w:w="28" w:type="dxa"/>
              <w:bottom w:w="28" w:type="dxa"/>
              <w:right w:w="28" w:type="dxa"/>
            </w:tcMar>
          </w:tcPr>
          <w:p w14:paraId="7AC1B322" w14:textId="77777777" w:rsidR="00AE0B08" w:rsidRPr="00F01C19" w:rsidRDefault="00AE0B08">
            <w:pPr>
              <w:pStyle w:val="Compact"/>
              <w:spacing w:before="0" w:after="0" w:line="240" w:lineRule="auto"/>
              <w:rPr>
                <w:lang w:val="en-GB"/>
                <w:rPrChange w:id="310" w:author="Author">
                  <w:rPr/>
                </w:rPrChange>
              </w:rPr>
            </w:pPr>
          </w:p>
        </w:tc>
        <w:tc>
          <w:tcPr>
            <w:tcW w:w="2041" w:type="dxa"/>
            <w:tcBorders>
              <w:top w:val="nil"/>
              <w:bottom w:val="nil"/>
            </w:tcBorders>
            <w:tcMar>
              <w:top w:w="28" w:type="dxa"/>
              <w:left w:w="28" w:type="dxa"/>
              <w:bottom w:w="28" w:type="dxa"/>
              <w:right w:w="28" w:type="dxa"/>
            </w:tcMar>
          </w:tcPr>
          <w:p w14:paraId="74021C7B" w14:textId="77777777" w:rsidR="00AE0B08" w:rsidRPr="00F01C19" w:rsidRDefault="00000000">
            <w:pPr>
              <w:pStyle w:val="Compact"/>
              <w:spacing w:before="0" w:after="0" w:line="240" w:lineRule="auto"/>
              <w:rPr>
                <w:lang w:val="en-GB"/>
                <w:rPrChange w:id="311" w:author="Author">
                  <w:rPr/>
                </w:rPrChange>
              </w:rPr>
            </w:pPr>
            <w:r w:rsidRPr="00F01C19">
              <w:rPr>
                <w:sz w:val="18"/>
                <w:lang w:val="en-GB"/>
                <w:rPrChange w:id="312" w:author="Author">
                  <w:rPr>
                    <w:sz w:val="18"/>
                  </w:rPr>
                </w:rPrChange>
              </w:rPr>
              <w:t>Apartment/condominium</w:t>
            </w:r>
          </w:p>
        </w:tc>
        <w:tc>
          <w:tcPr>
            <w:tcW w:w="964" w:type="dxa"/>
            <w:tcBorders>
              <w:top w:val="nil"/>
              <w:bottom w:val="nil"/>
            </w:tcBorders>
            <w:tcMar>
              <w:top w:w="28" w:type="dxa"/>
              <w:left w:w="28" w:type="dxa"/>
              <w:bottom w:w="28" w:type="dxa"/>
              <w:right w:w="85" w:type="dxa"/>
            </w:tcMar>
          </w:tcPr>
          <w:p w14:paraId="100B81B7" w14:textId="77777777" w:rsidR="00AE0B08" w:rsidRPr="00F01C19" w:rsidRDefault="00000000">
            <w:pPr>
              <w:pStyle w:val="Compact"/>
              <w:spacing w:before="0" w:after="0" w:line="240" w:lineRule="auto"/>
              <w:jc w:val="right"/>
              <w:rPr>
                <w:lang w:val="en-GB"/>
                <w:rPrChange w:id="313" w:author="Author">
                  <w:rPr/>
                </w:rPrChange>
              </w:rPr>
            </w:pPr>
            <w:r w:rsidRPr="00F01C19">
              <w:rPr>
                <w:sz w:val="18"/>
                <w:lang w:val="en-GB"/>
                <w:rPrChange w:id="314" w:author="Author">
                  <w:rPr>
                    <w:sz w:val="18"/>
                  </w:rPr>
                </w:rPrChange>
              </w:rPr>
              <w:t>15 (10.2)</w:t>
            </w:r>
          </w:p>
        </w:tc>
        <w:tc>
          <w:tcPr>
            <w:tcW w:w="1247" w:type="dxa"/>
            <w:tcBorders>
              <w:top w:val="nil"/>
              <w:bottom w:val="nil"/>
            </w:tcBorders>
            <w:tcMar>
              <w:top w:w="28" w:type="dxa"/>
              <w:left w:w="85" w:type="dxa"/>
              <w:bottom w:w="28" w:type="dxa"/>
              <w:right w:w="28" w:type="dxa"/>
            </w:tcMar>
          </w:tcPr>
          <w:p w14:paraId="247BF3AB" w14:textId="77777777" w:rsidR="00AE0B08" w:rsidRPr="00F01C19" w:rsidRDefault="00AE0B08">
            <w:pPr>
              <w:pStyle w:val="Compact"/>
              <w:keepNext/>
              <w:spacing w:before="0" w:after="0" w:line="240" w:lineRule="auto"/>
              <w:rPr>
                <w:lang w:val="en-GB"/>
                <w:rPrChange w:id="315" w:author="Author">
                  <w:rPr/>
                </w:rPrChange>
              </w:rPr>
            </w:pPr>
          </w:p>
        </w:tc>
        <w:tc>
          <w:tcPr>
            <w:tcW w:w="2041" w:type="dxa"/>
            <w:tcBorders>
              <w:top w:val="nil"/>
              <w:bottom w:val="nil"/>
            </w:tcBorders>
            <w:tcMar>
              <w:top w:w="28" w:type="dxa"/>
              <w:left w:w="28" w:type="dxa"/>
              <w:bottom w:w="28" w:type="dxa"/>
              <w:right w:w="28" w:type="dxa"/>
            </w:tcMar>
          </w:tcPr>
          <w:p w14:paraId="423FA4B6" w14:textId="77777777" w:rsidR="00AE0B08" w:rsidRPr="00F01C19" w:rsidRDefault="00000000">
            <w:pPr>
              <w:pStyle w:val="Compact"/>
              <w:keepNext/>
              <w:spacing w:before="0" w:after="0" w:line="240" w:lineRule="auto"/>
              <w:rPr>
                <w:lang w:val="en-GB"/>
                <w:rPrChange w:id="316" w:author="Author">
                  <w:rPr/>
                </w:rPrChange>
              </w:rPr>
            </w:pPr>
            <w:r w:rsidRPr="00F01C19">
              <w:rPr>
                <w:sz w:val="18"/>
                <w:lang w:val="en-GB"/>
                <w:rPrChange w:id="317" w:author="Author">
                  <w:rPr>
                    <w:sz w:val="18"/>
                  </w:rPr>
                </w:rPrChange>
              </w:rPr>
              <w:t>Installed but not used for heating</w:t>
            </w:r>
          </w:p>
        </w:tc>
        <w:tc>
          <w:tcPr>
            <w:tcW w:w="964" w:type="dxa"/>
            <w:tcBorders>
              <w:top w:val="nil"/>
              <w:bottom w:val="nil"/>
            </w:tcBorders>
            <w:tcMar>
              <w:top w:w="28" w:type="dxa"/>
              <w:left w:w="28" w:type="dxa"/>
              <w:bottom w:w="28" w:type="dxa"/>
              <w:right w:w="28" w:type="dxa"/>
            </w:tcMar>
          </w:tcPr>
          <w:p w14:paraId="1E9EBFCC" w14:textId="77777777" w:rsidR="00AE0B08" w:rsidRPr="00F01C19" w:rsidRDefault="00000000">
            <w:pPr>
              <w:pStyle w:val="Compact"/>
              <w:keepNext/>
              <w:spacing w:before="0" w:after="0" w:line="240" w:lineRule="auto"/>
              <w:jc w:val="right"/>
              <w:rPr>
                <w:lang w:val="en-GB"/>
                <w:rPrChange w:id="318" w:author="Author">
                  <w:rPr/>
                </w:rPrChange>
              </w:rPr>
            </w:pPr>
            <w:r w:rsidRPr="00F01C19">
              <w:rPr>
                <w:sz w:val="18"/>
                <w:lang w:val="en-GB"/>
                <w:rPrChange w:id="319" w:author="Author">
                  <w:rPr>
                    <w:sz w:val="18"/>
                  </w:rPr>
                </w:rPrChange>
              </w:rPr>
              <w:t>13 (8.8)</w:t>
            </w:r>
          </w:p>
        </w:tc>
      </w:tr>
      <w:tr w:rsidR="008270AF" w14:paraId="5FA5F5DC" w14:textId="77777777" w:rsidTr="008270AF">
        <w:trPr>
          <w:cantSplit/>
          <w:jc w:val="center"/>
        </w:trPr>
        <w:tc>
          <w:tcPr>
            <w:tcW w:w="1247" w:type="dxa"/>
            <w:tcBorders>
              <w:top w:val="single" w:sz="4" w:space="0" w:color="B7B7B7"/>
              <w:bottom w:val="nil"/>
            </w:tcBorders>
            <w:tcMar>
              <w:top w:w="28" w:type="dxa"/>
              <w:left w:w="28" w:type="dxa"/>
              <w:bottom w:w="28" w:type="dxa"/>
              <w:right w:w="28" w:type="dxa"/>
            </w:tcMar>
          </w:tcPr>
          <w:p w14:paraId="278C13F7" w14:textId="77777777" w:rsidR="00AE0B08" w:rsidRPr="00F01C19" w:rsidRDefault="00000000">
            <w:pPr>
              <w:pStyle w:val="Compact"/>
              <w:keepNext/>
              <w:spacing w:before="0" w:after="0" w:line="240" w:lineRule="auto"/>
              <w:rPr>
                <w:lang w:val="en-GB"/>
                <w:rPrChange w:id="320" w:author="Author">
                  <w:rPr/>
                </w:rPrChange>
              </w:rPr>
            </w:pPr>
            <w:r w:rsidRPr="00F01C19">
              <w:rPr>
                <w:b/>
                <w:sz w:val="18"/>
                <w:lang w:val="en-GB"/>
                <w:rPrChange w:id="321" w:author="Author">
                  <w:rPr>
                    <w:b/>
                    <w:sz w:val="18"/>
                  </w:rPr>
                </w:rPrChange>
              </w:rPr>
              <w:t>Building age</w:t>
            </w:r>
          </w:p>
        </w:tc>
        <w:tc>
          <w:tcPr>
            <w:tcW w:w="2041" w:type="dxa"/>
            <w:tcBorders>
              <w:top w:val="single" w:sz="4" w:space="0" w:color="B7B7B7"/>
              <w:bottom w:val="nil"/>
            </w:tcBorders>
            <w:tcMar>
              <w:top w:w="28" w:type="dxa"/>
              <w:left w:w="28" w:type="dxa"/>
              <w:bottom w:w="28" w:type="dxa"/>
              <w:right w:w="28" w:type="dxa"/>
            </w:tcMar>
          </w:tcPr>
          <w:p w14:paraId="43E6A76C" w14:textId="77777777" w:rsidR="00AE0B08" w:rsidRPr="00F01C19" w:rsidRDefault="00000000">
            <w:pPr>
              <w:pStyle w:val="Compact"/>
              <w:keepNext/>
              <w:spacing w:before="0" w:after="0" w:line="240" w:lineRule="auto"/>
              <w:rPr>
                <w:lang w:val="en-GB"/>
                <w:rPrChange w:id="322" w:author="Author">
                  <w:rPr/>
                </w:rPrChange>
              </w:rPr>
            </w:pPr>
            <w:r w:rsidRPr="00F01C19">
              <w:rPr>
                <w:sz w:val="18"/>
                <w:lang w:val="en-GB"/>
                <w:rPrChange w:id="323" w:author="Author">
                  <w:rPr>
                    <w:sz w:val="18"/>
                  </w:rPr>
                </w:rPrChange>
              </w:rPr>
              <w:t>&lt;30 years</w:t>
            </w:r>
          </w:p>
        </w:tc>
        <w:tc>
          <w:tcPr>
            <w:tcW w:w="964" w:type="dxa"/>
            <w:tcBorders>
              <w:top w:val="single" w:sz="4" w:space="0" w:color="B7B7B7"/>
              <w:bottom w:val="nil"/>
            </w:tcBorders>
            <w:tcMar>
              <w:top w:w="28" w:type="dxa"/>
              <w:left w:w="28" w:type="dxa"/>
              <w:bottom w:w="28" w:type="dxa"/>
              <w:right w:w="85" w:type="dxa"/>
            </w:tcMar>
          </w:tcPr>
          <w:p w14:paraId="02B1B906" w14:textId="77777777" w:rsidR="00AE0B08" w:rsidRPr="00F01C19" w:rsidRDefault="00000000">
            <w:pPr>
              <w:pStyle w:val="Compact"/>
              <w:keepNext/>
              <w:spacing w:before="0" w:after="0" w:line="240" w:lineRule="auto"/>
              <w:jc w:val="right"/>
              <w:rPr>
                <w:lang w:val="en-GB"/>
                <w:rPrChange w:id="324" w:author="Author">
                  <w:rPr/>
                </w:rPrChange>
              </w:rPr>
            </w:pPr>
            <w:r w:rsidRPr="00F01C19">
              <w:rPr>
                <w:sz w:val="18"/>
                <w:lang w:val="en-GB"/>
                <w:rPrChange w:id="325" w:author="Author">
                  <w:rPr>
                    <w:sz w:val="18"/>
                  </w:rPr>
                </w:rPrChange>
              </w:rPr>
              <w:t>62 (42.2)</w:t>
            </w:r>
          </w:p>
        </w:tc>
        <w:tc>
          <w:tcPr>
            <w:tcW w:w="1247" w:type="dxa"/>
            <w:tcBorders>
              <w:top w:val="nil"/>
              <w:bottom w:val="nil"/>
            </w:tcBorders>
            <w:tcMar>
              <w:top w:w="28" w:type="dxa"/>
              <w:left w:w="85" w:type="dxa"/>
              <w:bottom w:w="28" w:type="dxa"/>
              <w:right w:w="28" w:type="dxa"/>
            </w:tcMar>
          </w:tcPr>
          <w:p w14:paraId="7713C609" w14:textId="77777777" w:rsidR="00AE0B08" w:rsidRPr="00F01C19" w:rsidRDefault="00AE0B08">
            <w:pPr>
              <w:pStyle w:val="Compact"/>
              <w:spacing w:before="0" w:after="0" w:line="240" w:lineRule="auto"/>
              <w:rPr>
                <w:lang w:val="en-GB"/>
                <w:rPrChange w:id="326" w:author="Author">
                  <w:rPr/>
                </w:rPrChange>
              </w:rPr>
            </w:pPr>
          </w:p>
        </w:tc>
        <w:tc>
          <w:tcPr>
            <w:tcW w:w="2041" w:type="dxa"/>
            <w:tcBorders>
              <w:top w:val="nil"/>
              <w:bottom w:val="nil"/>
            </w:tcBorders>
            <w:tcMar>
              <w:top w:w="28" w:type="dxa"/>
              <w:left w:w="28" w:type="dxa"/>
              <w:bottom w:w="28" w:type="dxa"/>
              <w:right w:w="28" w:type="dxa"/>
            </w:tcMar>
          </w:tcPr>
          <w:p w14:paraId="4CA14394" w14:textId="77777777" w:rsidR="00AE0B08" w:rsidRPr="00F01C19" w:rsidRDefault="00000000">
            <w:pPr>
              <w:pStyle w:val="Compact"/>
              <w:spacing w:before="0" w:after="0" w:line="240" w:lineRule="auto"/>
              <w:rPr>
                <w:lang w:val="en-GB"/>
                <w:rPrChange w:id="327" w:author="Author">
                  <w:rPr/>
                </w:rPrChange>
              </w:rPr>
            </w:pPr>
            <w:r w:rsidRPr="00F01C19">
              <w:rPr>
                <w:sz w:val="18"/>
                <w:lang w:val="en-GB"/>
                <w:rPrChange w:id="328" w:author="Author">
                  <w:rPr>
                    <w:sz w:val="18"/>
                  </w:rPr>
                </w:rPrChange>
              </w:rPr>
              <w:t>Not installed</w:t>
            </w:r>
          </w:p>
        </w:tc>
        <w:tc>
          <w:tcPr>
            <w:tcW w:w="964" w:type="dxa"/>
            <w:tcBorders>
              <w:top w:val="nil"/>
              <w:bottom w:val="nil"/>
            </w:tcBorders>
            <w:tcMar>
              <w:top w:w="28" w:type="dxa"/>
              <w:left w:w="28" w:type="dxa"/>
              <w:bottom w:w="28" w:type="dxa"/>
              <w:right w:w="28" w:type="dxa"/>
            </w:tcMar>
          </w:tcPr>
          <w:p w14:paraId="61AA5C5B" w14:textId="77777777" w:rsidR="00AE0B08" w:rsidRPr="00F01C19" w:rsidRDefault="00000000">
            <w:pPr>
              <w:pStyle w:val="Compact"/>
              <w:spacing w:before="0" w:after="0" w:line="240" w:lineRule="auto"/>
              <w:jc w:val="right"/>
              <w:rPr>
                <w:lang w:val="en-GB"/>
                <w:rPrChange w:id="329" w:author="Author">
                  <w:rPr/>
                </w:rPrChange>
              </w:rPr>
            </w:pPr>
            <w:r w:rsidRPr="00F01C19">
              <w:rPr>
                <w:sz w:val="18"/>
                <w:lang w:val="en-GB"/>
                <w:rPrChange w:id="330" w:author="Author">
                  <w:rPr>
                    <w:sz w:val="18"/>
                  </w:rPr>
                </w:rPrChange>
              </w:rPr>
              <w:t>99 (67.3)</w:t>
            </w:r>
          </w:p>
        </w:tc>
      </w:tr>
      <w:tr w:rsidR="008270AF" w14:paraId="7544CCB4" w14:textId="77777777" w:rsidTr="008270AF">
        <w:trPr>
          <w:cantSplit/>
          <w:jc w:val="center"/>
        </w:trPr>
        <w:tc>
          <w:tcPr>
            <w:tcW w:w="1247" w:type="dxa"/>
            <w:tcBorders>
              <w:top w:val="nil"/>
              <w:bottom w:val="nil"/>
            </w:tcBorders>
            <w:tcMar>
              <w:top w:w="28" w:type="dxa"/>
              <w:left w:w="28" w:type="dxa"/>
              <w:bottom w:w="28" w:type="dxa"/>
              <w:right w:w="28" w:type="dxa"/>
            </w:tcMar>
          </w:tcPr>
          <w:p w14:paraId="7CD5DADA" w14:textId="77777777" w:rsidR="00AE0B08" w:rsidRPr="00F01C19" w:rsidRDefault="00AE0B08">
            <w:pPr>
              <w:pStyle w:val="Compact"/>
              <w:keepNext/>
              <w:spacing w:before="0" w:after="0" w:line="240" w:lineRule="auto"/>
              <w:rPr>
                <w:lang w:val="en-GB"/>
                <w:rPrChange w:id="331" w:author="Author">
                  <w:rPr/>
                </w:rPrChange>
              </w:rPr>
            </w:pPr>
          </w:p>
        </w:tc>
        <w:tc>
          <w:tcPr>
            <w:tcW w:w="2041" w:type="dxa"/>
            <w:tcBorders>
              <w:top w:val="nil"/>
              <w:bottom w:val="nil"/>
            </w:tcBorders>
            <w:tcMar>
              <w:top w:w="28" w:type="dxa"/>
              <w:left w:w="28" w:type="dxa"/>
              <w:bottom w:w="28" w:type="dxa"/>
              <w:right w:w="28" w:type="dxa"/>
            </w:tcMar>
          </w:tcPr>
          <w:p w14:paraId="3339C68C" w14:textId="77777777" w:rsidR="00AE0B08" w:rsidRPr="00F01C19" w:rsidRDefault="00000000">
            <w:pPr>
              <w:pStyle w:val="Compact"/>
              <w:keepNext/>
              <w:spacing w:before="0" w:after="0" w:line="240" w:lineRule="auto"/>
              <w:rPr>
                <w:lang w:val="en-GB"/>
                <w:rPrChange w:id="332" w:author="Author">
                  <w:rPr/>
                </w:rPrChange>
              </w:rPr>
            </w:pPr>
            <w:r w:rsidRPr="00F01C19">
              <w:rPr>
                <w:sz w:val="18"/>
                <w:lang w:val="en-GB"/>
                <w:rPrChange w:id="333" w:author="Author">
                  <w:rPr>
                    <w:sz w:val="18"/>
                  </w:rPr>
                </w:rPrChange>
              </w:rPr>
              <w:t>≥30 years</w:t>
            </w:r>
          </w:p>
        </w:tc>
        <w:tc>
          <w:tcPr>
            <w:tcW w:w="964" w:type="dxa"/>
            <w:tcBorders>
              <w:top w:val="nil"/>
              <w:bottom w:val="nil"/>
            </w:tcBorders>
            <w:tcMar>
              <w:top w:w="28" w:type="dxa"/>
              <w:left w:w="28" w:type="dxa"/>
              <w:bottom w:w="28" w:type="dxa"/>
              <w:right w:w="85" w:type="dxa"/>
            </w:tcMar>
          </w:tcPr>
          <w:p w14:paraId="4A82AB52" w14:textId="77777777" w:rsidR="00AE0B08" w:rsidRPr="00F01C19" w:rsidRDefault="00000000">
            <w:pPr>
              <w:pStyle w:val="Compact"/>
              <w:keepNext/>
              <w:spacing w:before="0" w:after="0" w:line="240" w:lineRule="auto"/>
              <w:jc w:val="right"/>
              <w:rPr>
                <w:lang w:val="en-GB"/>
                <w:rPrChange w:id="334" w:author="Author">
                  <w:rPr/>
                </w:rPrChange>
              </w:rPr>
            </w:pPr>
            <w:r w:rsidRPr="00F01C19">
              <w:rPr>
                <w:sz w:val="18"/>
                <w:lang w:val="en-GB"/>
                <w:rPrChange w:id="335" w:author="Author">
                  <w:rPr>
                    <w:sz w:val="18"/>
                  </w:rPr>
                </w:rPrChange>
              </w:rPr>
              <w:t>77 (52.4)</w:t>
            </w:r>
          </w:p>
        </w:tc>
        <w:tc>
          <w:tcPr>
            <w:tcW w:w="1247" w:type="dxa"/>
            <w:tcBorders>
              <w:top w:val="single" w:sz="4" w:space="0" w:color="B7B7B7"/>
              <w:bottom w:val="nil"/>
            </w:tcBorders>
            <w:tcMar>
              <w:top w:w="28" w:type="dxa"/>
              <w:left w:w="85" w:type="dxa"/>
              <w:bottom w:w="28" w:type="dxa"/>
              <w:right w:w="28" w:type="dxa"/>
            </w:tcMar>
          </w:tcPr>
          <w:p w14:paraId="11F3470D" w14:textId="77777777" w:rsidR="00AE0B08" w:rsidRPr="00F01C19" w:rsidRDefault="00000000">
            <w:pPr>
              <w:pStyle w:val="Compact"/>
              <w:keepNext/>
              <w:spacing w:before="0" w:after="0" w:line="240" w:lineRule="auto"/>
              <w:rPr>
                <w:lang w:val="en-GB"/>
                <w:rPrChange w:id="336" w:author="Author">
                  <w:rPr/>
                </w:rPrChange>
              </w:rPr>
            </w:pPr>
            <w:r w:rsidRPr="00F01C19">
              <w:rPr>
                <w:b/>
                <w:sz w:val="18"/>
                <w:lang w:val="en-GB"/>
                <w:rPrChange w:id="337" w:author="Author">
                  <w:rPr>
                    <w:b/>
                    <w:sz w:val="18"/>
                  </w:rPr>
                </w:rPrChange>
              </w:rPr>
              <w:t>Central heating</w:t>
            </w:r>
          </w:p>
        </w:tc>
        <w:tc>
          <w:tcPr>
            <w:tcW w:w="2041" w:type="dxa"/>
            <w:tcBorders>
              <w:top w:val="single" w:sz="4" w:space="0" w:color="B7B7B7"/>
              <w:bottom w:val="nil"/>
            </w:tcBorders>
            <w:tcMar>
              <w:top w:w="28" w:type="dxa"/>
              <w:left w:w="28" w:type="dxa"/>
              <w:bottom w:w="28" w:type="dxa"/>
              <w:right w:w="28" w:type="dxa"/>
            </w:tcMar>
          </w:tcPr>
          <w:p w14:paraId="3CF98488" w14:textId="77777777" w:rsidR="00AE0B08" w:rsidRPr="00F01C19" w:rsidRDefault="00000000">
            <w:pPr>
              <w:pStyle w:val="Compact"/>
              <w:keepNext/>
              <w:spacing w:before="0" w:after="0" w:line="240" w:lineRule="auto"/>
              <w:rPr>
                <w:lang w:val="en-GB"/>
                <w:rPrChange w:id="338" w:author="Author">
                  <w:rPr/>
                </w:rPrChange>
              </w:rPr>
            </w:pPr>
            <w:r w:rsidRPr="00F01C19">
              <w:rPr>
                <w:sz w:val="18"/>
                <w:lang w:val="en-GB"/>
                <w:rPrChange w:id="339" w:author="Author">
                  <w:rPr>
                    <w:sz w:val="18"/>
                  </w:rPr>
                </w:rPrChange>
              </w:rPr>
              <w:t>Used 24 h/day (continuous)</w:t>
            </w:r>
          </w:p>
        </w:tc>
        <w:tc>
          <w:tcPr>
            <w:tcW w:w="964" w:type="dxa"/>
            <w:tcBorders>
              <w:top w:val="single" w:sz="4" w:space="0" w:color="B7B7B7"/>
              <w:bottom w:val="nil"/>
            </w:tcBorders>
            <w:tcMar>
              <w:top w:w="28" w:type="dxa"/>
              <w:left w:w="28" w:type="dxa"/>
              <w:bottom w:w="28" w:type="dxa"/>
              <w:right w:w="28" w:type="dxa"/>
            </w:tcMar>
          </w:tcPr>
          <w:p w14:paraId="4B5E21D5" w14:textId="77777777" w:rsidR="00AE0B08" w:rsidRPr="00F01C19" w:rsidRDefault="00000000">
            <w:pPr>
              <w:pStyle w:val="Compact"/>
              <w:keepNext/>
              <w:spacing w:before="0" w:after="0" w:line="240" w:lineRule="auto"/>
              <w:jc w:val="right"/>
              <w:rPr>
                <w:lang w:val="en-GB"/>
                <w:rPrChange w:id="340" w:author="Author">
                  <w:rPr/>
                </w:rPrChange>
              </w:rPr>
            </w:pPr>
            <w:r w:rsidRPr="00F01C19">
              <w:rPr>
                <w:sz w:val="18"/>
                <w:lang w:val="en-GB"/>
                <w:rPrChange w:id="341" w:author="Author">
                  <w:rPr>
                    <w:sz w:val="18"/>
                  </w:rPr>
                </w:rPrChange>
              </w:rPr>
              <w:t>16 (11.0)</w:t>
            </w:r>
          </w:p>
        </w:tc>
      </w:tr>
      <w:tr w:rsidR="008270AF" w14:paraId="6BCFA29E" w14:textId="77777777" w:rsidTr="008270AF">
        <w:trPr>
          <w:cantSplit/>
          <w:jc w:val="center"/>
        </w:trPr>
        <w:tc>
          <w:tcPr>
            <w:tcW w:w="1247" w:type="dxa"/>
            <w:tcBorders>
              <w:top w:val="nil"/>
              <w:bottom w:val="nil"/>
            </w:tcBorders>
            <w:tcMar>
              <w:top w:w="28" w:type="dxa"/>
              <w:left w:w="28" w:type="dxa"/>
              <w:bottom w:w="28" w:type="dxa"/>
              <w:right w:w="28" w:type="dxa"/>
            </w:tcMar>
          </w:tcPr>
          <w:p w14:paraId="6B6E1DE8" w14:textId="77777777" w:rsidR="00AE0B08" w:rsidRPr="00F01C19" w:rsidRDefault="00AE0B08">
            <w:pPr>
              <w:pStyle w:val="Compact"/>
              <w:spacing w:before="0" w:after="0" w:line="240" w:lineRule="auto"/>
              <w:rPr>
                <w:lang w:val="en-GB"/>
                <w:rPrChange w:id="342" w:author="Author">
                  <w:rPr/>
                </w:rPrChange>
              </w:rPr>
            </w:pPr>
          </w:p>
        </w:tc>
        <w:tc>
          <w:tcPr>
            <w:tcW w:w="2041" w:type="dxa"/>
            <w:tcBorders>
              <w:top w:val="nil"/>
              <w:bottom w:val="nil"/>
            </w:tcBorders>
            <w:tcMar>
              <w:top w:w="28" w:type="dxa"/>
              <w:left w:w="28" w:type="dxa"/>
              <w:bottom w:w="28" w:type="dxa"/>
              <w:right w:w="28" w:type="dxa"/>
            </w:tcMar>
          </w:tcPr>
          <w:p w14:paraId="7A7E4BAF" w14:textId="77777777" w:rsidR="00AE0B08" w:rsidRPr="00F01C19" w:rsidRDefault="00000000">
            <w:pPr>
              <w:pStyle w:val="Compact"/>
              <w:spacing w:before="0" w:after="0" w:line="240" w:lineRule="auto"/>
              <w:rPr>
                <w:lang w:val="en-GB"/>
                <w:rPrChange w:id="343" w:author="Author">
                  <w:rPr/>
                </w:rPrChange>
              </w:rPr>
            </w:pPr>
            <w:r w:rsidRPr="00F01C19">
              <w:rPr>
                <w:sz w:val="18"/>
                <w:lang w:val="en-GB"/>
                <w:rPrChange w:id="344" w:author="Author">
                  <w:rPr>
                    <w:sz w:val="18"/>
                  </w:rPr>
                </w:rPrChange>
              </w:rPr>
              <w:t>Unknown</w:t>
            </w:r>
          </w:p>
        </w:tc>
        <w:tc>
          <w:tcPr>
            <w:tcW w:w="964" w:type="dxa"/>
            <w:tcBorders>
              <w:top w:val="nil"/>
              <w:bottom w:val="nil"/>
            </w:tcBorders>
            <w:tcMar>
              <w:top w:w="28" w:type="dxa"/>
              <w:left w:w="28" w:type="dxa"/>
              <w:bottom w:w="28" w:type="dxa"/>
              <w:right w:w="85" w:type="dxa"/>
            </w:tcMar>
          </w:tcPr>
          <w:p w14:paraId="5A2A62E5" w14:textId="77777777" w:rsidR="00AE0B08" w:rsidRPr="00F01C19" w:rsidRDefault="00000000">
            <w:pPr>
              <w:pStyle w:val="Compact"/>
              <w:spacing w:before="0" w:after="0" w:line="240" w:lineRule="auto"/>
              <w:jc w:val="right"/>
              <w:rPr>
                <w:lang w:val="en-GB"/>
                <w:rPrChange w:id="345" w:author="Author">
                  <w:rPr/>
                </w:rPrChange>
              </w:rPr>
            </w:pPr>
            <w:r w:rsidRPr="00F01C19">
              <w:rPr>
                <w:sz w:val="18"/>
                <w:lang w:val="en-GB"/>
                <w:rPrChange w:id="346" w:author="Author">
                  <w:rPr>
                    <w:sz w:val="18"/>
                  </w:rPr>
                </w:rPrChange>
              </w:rPr>
              <w:t>8 (5.4)</w:t>
            </w:r>
          </w:p>
        </w:tc>
        <w:tc>
          <w:tcPr>
            <w:tcW w:w="1247" w:type="dxa"/>
            <w:tcBorders>
              <w:top w:val="nil"/>
              <w:bottom w:val="nil"/>
            </w:tcBorders>
            <w:tcMar>
              <w:top w:w="28" w:type="dxa"/>
              <w:left w:w="85" w:type="dxa"/>
              <w:bottom w:w="28" w:type="dxa"/>
              <w:right w:w="28" w:type="dxa"/>
            </w:tcMar>
          </w:tcPr>
          <w:p w14:paraId="2720E1CE" w14:textId="77777777" w:rsidR="00AE0B08" w:rsidRPr="00F01C19" w:rsidRDefault="00AE0B08">
            <w:pPr>
              <w:pStyle w:val="Compact"/>
              <w:keepNext/>
              <w:spacing w:before="0" w:after="0" w:line="240" w:lineRule="auto"/>
              <w:rPr>
                <w:lang w:val="en-GB"/>
                <w:rPrChange w:id="347" w:author="Author">
                  <w:rPr/>
                </w:rPrChange>
              </w:rPr>
            </w:pPr>
          </w:p>
        </w:tc>
        <w:tc>
          <w:tcPr>
            <w:tcW w:w="2041" w:type="dxa"/>
            <w:tcBorders>
              <w:top w:val="nil"/>
              <w:bottom w:val="nil"/>
            </w:tcBorders>
            <w:tcMar>
              <w:top w:w="28" w:type="dxa"/>
              <w:left w:w="28" w:type="dxa"/>
              <w:bottom w:w="28" w:type="dxa"/>
              <w:right w:w="28" w:type="dxa"/>
            </w:tcMar>
          </w:tcPr>
          <w:p w14:paraId="338363EB" w14:textId="77777777" w:rsidR="00AE0B08" w:rsidRPr="00F01C19" w:rsidRDefault="00000000">
            <w:pPr>
              <w:pStyle w:val="Compact"/>
              <w:keepNext/>
              <w:spacing w:before="0" w:after="0" w:line="240" w:lineRule="auto"/>
              <w:rPr>
                <w:lang w:val="en-GB"/>
                <w:rPrChange w:id="348" w:author="Author">
                  <w:rPr/>
                </w:rPrChange>
              </w:rPr>
            </w:pPr>
            <w:r w:rsidRPr="00F01C19">
              <w:rPr>
                <w:sz w:val="18"/>
                <w:lang w:val="en-GB"/>
                <w:rPrChange w:id="349" w:author="Author">
                  <w:rPr>
                    <w:sz w:val="18"/>
                  </w:rPr>
                </w:rPrChange>
              </w:rPr>
              <w:t>Used for limited hours</w:t>
            </w:r>
          </w:p>
        </w:tc>
        <w:tc>
          <w:tcPr>
            <w:tcW w:w="964" w:type="dxa"/>
            <w:tcBorders>
              <w:top w:val="nil"/>
              <w:bottom w:val="nil"/>
            </w:tcBorders>
            <w:tcMar>
              <w:top w:w="28" w:type="dxa"/>
              <w:left w:w="28" w:type="dxa"/>
              <w:bottom w:w="28" w:type="dxa"/>
              <w:right w:w="28" w:type="dxa"/>
            </w:tcMar>
          </w:tcPr>
          <w:p w14:paraId="529CFE2B" w14:textId="77777777" w:rsidR="00AE0B08" w:rsidRPr="00F01C19" w:rsidRDefault="00000000">
            <w:pPr>
              <w:pStyle w:val="Compact"/>
              <w:keepNext/>
              <w:spacing w:before="0" w:after="0" w:line="240" w:lineRule="auto"/>
              <w:jc w:val="right"/>
              <w:rPr>
                <w:lang w:val="en-GB"/>
                <w:rPrChange w:id="350" w:author="Author">
                  <w:rPr/>
                </w:rPrChange>
              </w:rPr>
            </w:pPr>
            <w:r w:rsidRPr="00F01C19">
              <w:rPr>
                <w:sz w:val="18"/>
                <w:lang w:val="en-GB"/>
                <w:rPrChange w:id="351" w:author="Author">
                  <w:rPr>
                    <w:sz w:val="18"/>
                  </w:rPr>
                </w:rPrChange>
              </w:rPr>
              <w:t>12 (8.3)</w:t>
            </w:r>
          </w:p>
        </w:tc>
      </w:tr>
      <w:tr w:rsidR="008270AF" w14:paraId="3C8FC225" w14:textId="77777777" w:rsidTr="008270AF">
        <w:trPr>
          <w:cantSplit/>
          <w:jc w:val="center"/>
        </w:trPr>
        <w:tc>
          <w:tcPr>
            <w:tcW w:w="1247" w:type="dxa"/>
            <w:tcBorders>
              <w:top w:val="single" w:sz="4" w:space="0" w:color="B7B7B7"/>
              <w:bottom w:val="nil"/>
            </w:tcBorders>
            <w:tcMar>
              <w:top w:w="28" w:type="dxa"/>
              <w:left w:w="28" w:type="dxa"/>
              <w:bottom w:w="28" w:type="dxa"/>
              <w:right w:w="28" w:type="dxa"/>
            </w:tcMar>
          </w:tcPr>
          <w:p w14:paraId="179E6FED" w14:textId="77777777" w:rsidR="00AE0B08" w:rsidRPr="00F01C19" w:rsidRDefault="00000000">
            <w:pPr>
              <w:pStyle w:val="Compact"/>
              <w:keepNext/>
              <w:spacing w:before="0" w:after="0" w:line="240" w:lineRule="auto"/>
              <w:rPr>
                <w:lang w:val="en-GB"/>
                <w:rPrChange w:id="352" w:author="Author">
                  <w:rPr/>
                </w:rPrChange>
              </w:rPr>
            </w:pPr>
            <w:r w:rsidRPr="00F01C19">
              <w:rPr>
                <w:b/>
                <w:sz w:val="18"/>
                <w:lang w:val="en-GB"/>
                <w:rPrChange w:id="353" w:author="Author">
                  <w:rPr>
                    <w:b/>
                    <w:sz w:val="18"/>
                  </w:rPr>
                </w:rPrChange>
              </w:rPr>
              <w:t>Housing tenure</w:t>
            </w:r>
          </w:p>
        </w:tc>
        <w:tc>
          <w:tcPr>
            <w:tcW w:w="2041" w:type="dxa"/>
            <w:tcBorders>
              <w:top w:val="single" w:sz="4" w:space="0" w:color="B7B7B7"/>
              <w:bottom w:val="nil"/>
            </w:tcBorders>
            <w:tcMar>
              <w:top w:w="28" w:type="dxa"/>
              <w:left w:w="28" w:type="dxa"/>
              <w:bottom w:w="28" w:type="dxa"/>
              <w:right w:w="28" w:type="dxa"/>
            </w:tcMar>
          </w:tcPr>
          <w:p w14:paraId="3438998F" w14:textId="77777777" w:rsidR="00AE0B08" w:rsidRPr="00F01C19" w:rsidRDefault="00000000">
            <w:pPr>
              <w:pStyle w:val="Compact"/>
              <w:keepNext/>
              <w:spacing w:before="0" w:after="0" w:line="240" w:lineRule="auto"/>
              <w:rPr>
                <w:lang w:val="en-GB"/>
                <w:rPrChange w:id="354" w:author="Author">
                  <w:rPr/>
                </w:rPrChange>
              </w:rPr>
            </w:pPr>
            <w:r w:rsidRPr="00F01C19">
              <w:rPr>
                <w:sz w:val="18"/>
                <w:lang w:val="en-GB"/>
                <w:rPrChange w:id="355" w:author="Author">
                  <w:rPr>
                    <w:sz w:val="18"/>
                  </w:rPr>
                </w:rPrChange>
              </w:rPr>
              <w:t>Owner-occupied</w:t>
            </w:r>
          </w:p>
        </w:tc>
        <w:tc>
          <w:tcPr>
            <w:tcW w:w="964" w:type="dxa"/>
            <w:tcBorders>
              <w:top w:val="single" w:sz="4" w:space="0" w:color="B7B7B7"/>
              <w:bottom w:val="nil"/>
            </w:tcBorders>
            <w:tcMar>
              <w:top w:w="28" w:type="dxa"/>
              <w:left w:w="28" w:type="dxa"/>
              <w:bottom w:w="28" w:type="dxa"/>
              <w:right w:w="85" w:type="dxa"/>
            </w:tcMar>
          </w:tcPr>
          <w:p w14:paraId="7A67E135" w14:textId="77777777" w:rsidR="00AE0B08" w:rsidRPr="00F01C19" w:rsidRDefault="00000000">
            <w:pPr>
              <w:pStyle w:val="Compact"/>
              <w:keepNext/>
              <w:spacing w:before="0" w:after="0" w:line="240" w:lineRule="auto"/>
              <w:jc w:val="right"/>
              <w:rPr>
                <w:lang w:val="en-GB"/>
                <w:rPrChange w:id="356" w:author="Author">
                  <w:rPr/>
                </w:rPrChange>
              </w:rPr>
            </w:pPr>
            <w:r w:rsidRPr="00F01C19">
              <w:rPr>
                <w:sz w:val="18"/>
                <w:lang w:val="en-GB"/>
                <w:rPrChange w:id="357" w:author="Author">
                  <w:rPr>
                    <w:sz w:val="18"/>
                  </w:rPr>
                </w:rPrChange>
              </w:rPr>
              <w:t>130 (88.4)</w:t>
            </w:r>
          </w:p>
        </w:tc>
        <w:tc>
          <w:tcPr>
            <w:tcW w:w="1247" w:type="dxa"/>
            <w:tcBorders>
              <w:top w:val="nil"/>
              <w:bottom w:val="nil"/>
            </w:tcBorders>
            <w:tcMar>
              <w:top w:w="28" w:type="dxa"/>
              <w:left w:w="85" w:type="dxa"/>
              <w:bottom w:w="28" w:type="dxa"/>
              <w:right w:w="28" w:type="dxa"/>
            </w:tcMar>
          </w:tcPr>
          <w:p w14:paraId="7E379B6C" w14:textId="77777777" w:rsidR="00AE0B08" w:rsidRPr="00F01C19" w:rsidRDefault="00AE0B08">
            <w:pPr>
              <w:pStyle w:val="Compact"/>
              <w:keepNext/>
              <w:spacing w:before="0" w:after="0" w:line="240" w:lineRule="auto"/>
              <w:rPr>
                <w:lang w:val="en-GB"/>
                <w:rPrChange w:id="358" w:author="Author">
                  <w:rPr/>
                </w:rPrChange>
              </w:rPr>
            </w:pPr>
          </w:p>
        </w:tc>
        <w:tc>
          <w:tcPr>
            <w:tcW w:w="2041" w:type="dxa"/>
            <w:tcBorders>
              <w:top w:val="nil"/>
              <w:bottom w:val="nil"/>
            </w:tcBorders>
            <w:tcMar>
              <w:top w:w="28" w:type="dxa"/>
              <w:left w:w="28" w:type="dxa"/>
              <w:bottom w:w="28" w:type="dxa"/>
              <w:right w:w="28" w:type="dxa"/>
            </w:tcMar>
          </w:tcPr>
          <w:p w14:paraId="3652711A" w14:textId="77777777" w:rsidR="00AE0B08" w:rsidRPr="00F01C19" w:rsidRDefault="00000000">
            <w:pPr>
              <w:pStyle w:val="Compact"/>
              <w:keepNext/>
              <w:spacing w:before="0" w:after="0" w:line="240" w:lineRule="auto"/>
              <w:rPr>
                <w:lang w:val="en-GB"/>
                <w:rPrChange w:id="359" w:author="Author">
                  <w:rPr/>
                </w:rPrChange>
              </w:rPr>
            </w:pPr>
            <w:r w:rsidRPr="00F01C19">
              <w:rPr>
                <w:sz w:val="18"/>
                <w:lang w:val="en-GB"/>
                <w:rPrChange w:id="360" w:author="Author">
                  <w:rPr>
                    <w:sz w:val="18"/>
                  </w:rPr>
                </w:rPrChange>
              </w:rPr>
              <w:t>Not used</w:t>
            </w:r>
          </w:p>
        </w:tc>
        <w:tc>
          <w:tcPr>
            <w:tcW w:w="964" w:type="dxa"/>
            <w:tcBorders>
              <w:top w:val="nil"/>
              <w:bottom w:val="nil"/>
            </w:tcBorders>
            <w:tcMar>
              <w:top w:w="28" w:type="dxa"/>
              <w:left w:w="28" w:type="dxa"/>
              <w:bottom w:w="28" w:type="dxa"/>
              <w:right w:w="28" w:type="dxa"/>
            </w:tcMar>
          </w:tcPr>
          <w:p w14:paraId="13C9B775" w14:textId="77777777" w:rsidR="00AE0B08" w:rsidRPr="00F01C19" w:rsidRDefault="00000000">
            <w:pPr>
              <w:pStyle w:val="Compact"/>
              <w:keepNext/>
              <w:spacing w:before="0" w:after="0" w:line="240" w:lineRule="auto"/>
              <w:jc w:val="right"/>
              <w:rPr>
                <w:lang w:val="en-GB"/>
                <w:rPrChange w:id="361" w:author="Author">
                  <w:rPr/>
                </w:rPrChange>
              </w:rPr>
            </w:pPr>
            <w:r w:rsidRPr="00F01C19">
              <w:rPr>
                <w:sz w:val="18"/>
                <w:lang w:val="en-GB"/>
                <w:rPrChange w:id="362" w:author="Author">
                  <w:rPr>
                    <w:sz w:val="18"/>
                  </w:rPr>
                </w:rPrChange>
              </w:rPr>
              <w:t>117 (80.7)</w:t>
            </w:r>
          </w:p>
        </w:tc>
      </w:tr>
      <w:tr w:rsidR="008270AF" w14:paraId="1912F947" w14:textId="77777777" w:rsidTr="008270AF">
        <w:trPr>
          <w:cantSplit/>
          <w:jc w:val="center"/>
        </w:trPr>
        <w:tc>
          <w:tcPr>
            <w:tcW w:w="1247" w:type="dxa"/>
            <w:tcBorders>
              <w:top w:val="nil"/>
              <w:bottom w:val="nil"/>
            </w:tcBorders>
            <w:tcMar>
              <w:top w:w="28" w:type="dxa"/>
              <w:left w:w="28" w:type="dxa"/>
              <w:bottom w:w="28" w:type="dxa"/>
              <w:right w:w="28" w:type="dxa"/>
            </w:tcMar>
          </w:tcPr>
          <w:p w14:paraId="7217D995" w14:textId="77777777" w:rsidR="00AE0B08" w:rsidRPr="00F01C19" w:rsidRDefault="00AE0B08">
            <w:pPr>
              <w:pStyle w:val="Compact"/>
              <w:keepNext/>
              <w:spacing w:before="0" w:after="0" w:line="240" w:lineRule="auto"/>
              <w:rPr>
                <w:lang w:val="en-GB"/>
                <w:rPrChange w:id="363" w:author="Author">
                  <w:rPr/>
                </w:rPrChange>
              </w:rPr>
            </w:pPr>
          </w:p>
        </w:tc>
        <w:tc>
          <w:tcPr>
            <w:tcW w:w="2041" w:type="dxa"/>
            <w:tcBorders>
              <w:top w:val="nil"/>
              <w:bottom w:val="nil"/>
            </w:tcBorders>
            <w:tcMar>
              <w:top w:w="28" w:type="dxa"/>
              <w:left w:w="28" w:type="dxa"/>
              <w:bottom w:w="28" w:type="dxa"/>
              <w:right w:w="28" w:type="dxa"/>
            </w:tcMar>
          </w:tcPr>
          <w:p w14:paraId="180328A9" w14:textId="77777777" w:rsidR="00AE0B08" w:rsidRPr="00F01C19" w:rsidRDefault="00000000">
            <w:pPr>
              <w:pStyle w:val="Compact"/>
              <w:keepNext/>
              <w:spacing w:before="0" w:after="0" w:line="240" w:lineRule="auto"/>
              <w:rPr>
                <w:lang w:val="en-GB"/>
                <w:rPrChange w:id="364" w:author="Author">
                  <w:rPr/>
                </w:rPrChange>
              </w:rPr>
            </w:pPr>
            <w:r w:rsidRPr="00F01C19">
              <w:rPr>
                <w:sz w:val="18"/>
                <w:lang w:val="en-GB"/>
                <w:rPrChange w:id="365" w:author="Author">
                  <w:rPr>
                    <w:sz w:val="18"/>
                  </w:rPr>
                </w:rPrChange>
              </w:rPr>
              <w:t>Rented</w:t>
            </w:r>
          </w:p>
        </w:tc>
        <w:tc>
          <w:tcPr>
            <w:tcW w:w="964" w:type="dxa"/>
            <w:tcBorders>
              <w:top w:val="nil"/>
              <w:bottom w:val="nil"/>
            </w:tcBorders>
            <w:tcMar>
              <w:top w:w="28" w:type="dxa"/>
              <w:left w:w="28" w:type="dxa"/>
              <w:bottom w:w="28" w:type="dxa"/>
              <w:right w:w="85" w:type="dxa"/>
            </w:tcMar>
          </w:tcPr>
          <w:p w14:paraId="4C3B94DD" w14:textId="77777777" w:rsidR="00AE0B08" w:rsidRPr="00F01C19" w:rsidRDefault="00000000">
            <w:pPr>
              <w:pStyle w:val="Compact"/>
              <w:keepNext/>
              <w:spacing w:before="0" w:after="0" w:line="240" w:lineRule="auto"/>
              <w:jc w:val="right"/>
              <w:rPr>
                <w:lang w:val="en-GB"/>
                <w:rPrChange w:id="366" w:author="Author">
                  <w:rPr/>
                </w:rPrChange>
              </w:rPr>
            </w:pPr>
            <w:r w:rsidRPr="00F01C19">
              <w:rPr>
                <w:sz w:val="18"/>
                <w:lang w:val="en-GB"/>
                <w:rPrChange w:id="367" w:author="Author">
                  <w:rPr>
                    <w:sz w:val="18"/>
                  </w:rPr>
                </w:rPrChange>
              </w:rPr>
              <w:t>16 (10.9)</w:t>
            </w:r>
          </w:p>
        </w:tc>
        <w:tc>
          <w:tcPr>
            <w:tcW w:w="1247" w:type="dxa"/>
            <w:tcBorders>
              <w:top w:val="nil"/>
              <w:bottom w:val="nil"/>
            </w:tcBorders>
            <w:tcMar>
              <w:top w:w="28" w:type="dxa"/>
              <w:left w:w="85" w:type="dxa"/>
              <w:bottom w:w="28" w:type="dxa"/>
              <w:right w:w="28" w:type="dxa"/>
            </w:tcMar>
          </w:tcPr>
          <w:p w14:paraId="24CAC857" w14:textId="77777777" w:rsidR="00AE0B08" w:rsidRPr="00F01C19" w:rsidRDefault="00AE0B08">
            <w:pPr>
              <w:pStyle w:val="Compact"/>
              <w:spacing w:before="0" w:after="0" w:line="240" w:lineRule="auto"/>
              <w:rPr>
                <w:lang w:val="en-GB"/>
                <w:rPrChange w:id="368" w:author="Author">
                  <w:rPr/>
                </w:rPrChange>
              </w:rPr>
            </w:pPr>
          </w:p>
        </w:tc>
        <w:tc>
          <w:tcPr>
            <w:tcW w:w="2041" w:type="dxa"/>
            <w:tcBorders>
              <w:top w:val="nil"/>
              <w:bottom w:val="nil"/>
            </w:tcBorders>
            <w:tcMar>
              <w:top w:w="28" w:type="dxa"/>
              <w:left w:w="28" w:type="dxa"/>
              <w:bottom w:w="28" w:type="dxa"/>
              <w:right w:w="28" w:type="dxa"/>
            </w:tcMar>
          </w:tcPr>
          <w:p w14:paraId="12747438" w14:textId="77777777" w:rsidR="00AE0B08" w:rsidRPr="00F01C19" w:rsidRDefault="00000000">
            <w:pPr>
              <w:pStyle w:val="Compact"/>
              <w:spacing w:before="0" w:after="0" w:line="240" w:lineRule="auto"/>
              <w:rPr>
                <w:lang w:val="en-GB"/>
                <w:rPrChange w:id="369" w:author="Author">
                  <w:rPr/>
                </w:rPrChange>
              </w:rPr>
            </w:pPr>
            <w:r w:rsidRPr="00F01C19">
              <w:rPr>
                <w:sz w:val="18"/>
                <w:lang w:val="en-GB"/>
                <w:rPrChange w:id="370" w:author="Author">
                  <w:rPr>
                    <w:sz w:val="18"/>
                  </w:rPr>
                </w:rPrChange>
              </w:rPr>
              <w:t>Missing</w:t>
            </w:r>
          </w:p>
        </w:tc>
        <w:tc>
          <w:tcPr>
            <w:tcW w:w="964" w:type="dxa"/>
            <w:tcBorders>
              <w:top w:val="nil"/>
              <w:bottom w:val="nil"/>
            </w:tcBorders>
            <w:tcMar>
              <w:top w:w="28" w:type="dxa"/>
              <w:left w:w="28" w:type="dxa"/>
              <w:bottom w:w="28" w:type="dxa"/>
              <w:right w:w="28" w:type="dxa"/>
            </w:tcMar>
          </w:tcPr>
          <w:p w14:paraId="189B4E2E" w14:textId="77777777" w:rsidR="00AE0B08" w:rsidRPr="00F01C19" w:rsidRDefault="00000000">
            <w:pPr>
              <w:pStyle w:val="Compact"/>
              <w:spacing w:before="0" w:after="0" w:line="240" w:lineRule="auto"/>
              <w:jc w:val="right"/>
              <w:rPr>
                <w:lang w:val="en-GB"/>
                <w:rPrChange w:id="371" w:author="Author">
                  <w:rPr/>
                </w:rPrChange>
              </w:rPr>
            </w:pPr>
            <w:r w:rsidRPr="00F01C19">
              <w:rPr>
                <w:sz w:val="18"/>
                <w:lang w:val="en-GB"/>
                <w:rPrChange w:id="372" w:author="Author">
                  <w:rPr>
                    <w:sz w:val="18"/>
                  </w:rPr>
                </w:rPrChange>
              </w:rPr>
              <w:t>9</w:t>
            </w:r>
          </w:p>
        </w:tc>
      </w:tr>
      <w:tr w:rsidR="008270AF" w14:paraId="6D0E7FF6" w14:textId="77777777" w:rsidTr="008270AF">
        <w:trPr>
          <w:cantSplit/>
          <w:jc w:val="center"/>
        </w:trPr>
        <w:tc>
          <w:tcPr>
            <w:tcW w:w="1247" w:type="dxa"/>
            <w:tcBorders>
              <w:top w:val="nil"/>
              <w:bottom w:val="nil"/>
            </w:tcBorders>
            <w:tcMar>
              <w:top w:w="28" w:type="dxa"/>
              <w:left w:w="28" w:type="dxa"/>
              <w:bottom w:w="28" w:type="dxa"/>
              <w:right w:w="28" w:type="dxa"/>
            </w:tcMar>
          </w:tcPr>
          <w:p w14:paraId="07F1E5F9" w14:textId="77777777" w:rsidR="00AE0B08" w:rsidRPr="00F01C19" w:rsidRDefault="00AE0B08">
            <w:pPr>
              <w:pStyle w:val="Compact"/>
              <w:spacing w:before="0" w:after="0" w:line="240" w:lineRule="auto"/>
              <w:rPr>
                <w:lang w:val="en-GB"/>
                <w:rPrChange w:id="373" w:author="Author">
                  <w:rPr/>
                </w:rPrChange>
              </w:rPr>
            </w:pPr>
          </w:p>
        </w:tc>
        <w:tc>
          <w:tcPr>
            <w:tcW w:w="2041" w:type="dxa"/>
            <w:tcBorders>
              <w:top w:val="nil"/>
              <w:bottom w:val="nil"/>
            </w:tcBorders>
            <w:tcMar>
              <w:top w:w="28" w:type="dxa"/>
              <w:left w:w="28" w:type="dxa"/>
              <w:bottom w:w="28" w:type="dxa"/>
              <w:right w:w="28" w:type="dxa"/>
            </w:tcMar>
          </w:tcPr>
          <w:p w14:paraId="66103861" w14:textId="77777777" w:rsidR="00AE0B08" w:rsidRPr="00F01C19" w:rsidRDefault="00000000">
            <w:pPr>
              <w:pStyle w:val="Compact"/>
              <w:spacing w:before="0" w:after="0" w:line="240" w:lineRule="auto"/>
              <w:rPr>
                <w:lang w:val="en-GB"/>
                <w:rPrChange w:id="374" w:author="Author">
                  <w:rPr/>
                </w:rPrChange>
              </w:rPr>
            </w:pPr>
            <w:r w:rsidRPr="00F01C19">
              <w:rPr>
                <w:sz w:val="18"/>
                <w:lang w:val="en-GB"/>
                <w:rPrChange w:id="375" w:author="Author">
                  <w:rPr>
                    <w:sz w:val="18"/>
                  </w:rPr>
                </w:rPrChange>
              </w:rPr>
              <w:t>Missing</w:t>
            </w:r>
          </w:p>
        </w:tc>
        <w:tc>
          <w:tcPr>
            <w:tcW w:w="964" w:type="dxa"/>
            <w:tcBorders>
              <w:top w:val="nil"/>
              <w:bottom w:val="nil"/>
            </w:tcBorders>
            <w:tcMar>
              <w:top w:w="28" w:type="dxa"/>
              <w:left w:w="28" w:type="dxa"/>
              <w:bottom w:w="28" w:type="dxa"/>
              <w:right w:w="85" w:type="dxa"/>
            </w:tcMar>
          </w:tcPr>
          <w:p w14:paraId="174FC08D" w14:textId="77777777" w:rsidR="00AE0B08" w:rsidRPr="00F01C19" w:rsidRDefault="00000000">
            <w:pPr>
              <w:pStyle w:val="Compact"/>
              <w:spacing w:before="0" w:after="0" w:line="240" w:lineRule="auto"/>
              <w:jc w:val="right"/>
              <w:rPr>
                <w:lang w:val="en-GB"/>
                <w:rPrChange w:id="376" w:author="Author">
                  <w:rPr/>
                </w:rPrChange>
              </w:rPr>
            </w:pPr>
            <w:r w:rsidRPr="00F01C19">
              <w:rPr>
                <w:sz w:val="18"/>
                <w:lang w:val="en-GB"/>
                <w:rPrChange w:id="377" w:author="Author">
                  <w:rPr>
                    <w:sz w:val="18"/>
                  </w:rPr>
                </w:rPrChange>
              </w:rPr>
              <w:t>1 (0.7)</w:t>
            </w:r>
          </w:p>
        </w:tc>
        <w:tc>
          <w:tcPr>
            <w:tcW w:w="1247" w:type="dxa"/>
            <w:tcBorders>
              <w:top w:val="single" w:sz="4" w:space="0" w:color="B7B7B7"/>
              <w:bottom w:val="nil"/>
            </w:tcBorders>
            <w:tcMar>
              <w:top w:w="28" w:type="dxa"/>
              <w:left w:w="85" w:type="dxa"/>
              <w:bottom w:w="28" w:type="dxa"/>
              <w:right w:w="28" w:type="dxa"/>
            </w:tcMar>
          </w:tcPr>
          <w:p w14:paraId="699A967F" w14:textId="77777777" w:rsidR="00AE0B08" w:rsidRPr="00F01C19" w:rsidRDefault="00000000">
            <w:pPr>
              <w:pStyle w:val="Compact"/>
              <w:keepNext/>
              <w:spacing w:before="0" w:after="0" w:line="240" w:lineRule="auto"/>
              <w:rPr>
                <w:lang w:val="en-GB"/>
                <w:rPrChange w:id="378" w:author="Author">
                  <w:rPr/>
                </w:rPrChange>
              </w:rPr>
            </w:pPr>
            <w:r w:rsidRPr="00F01C19">
              <w:rPr>
                <w:b/>
                <w:sz w:val="18"/>
                <w:lang w:val="en-GB"/>
                <w:rPrChange w:id="379" w:author="Author">
                  <w:rPr>
                    <w:b/>
                    <w:sz w:val="18"/>
                  </w:rPr>
                </w:rPrChange>
              </w:rPr>
              <w:t>Other equipment used to heat the dressing room or bathroom</w:t>
            </w:r>
          </w:p>
        </w:tc>
        <w:tc>
          <w:tcPr>
            <w:tcW w:w="2041" w:type="dxa"/>
            <w:tcBorders>
              <w:top w:val="single" w:sz="4" w:space="0" w:color="B7B7B7"/>
              <w:bottom w:val="nil"/>
            </w:tcBorders>
            <w:tcMar>
              <w:top w:w="28" w:type="dxa"/>
              <w:left w:w="28" w:type="dxa"/>
              <w:bottom w:w="28" w:type="dxa"/>
              <w:right w:w="28" w:type="dxa"/>
            </w:tcMar>
          </w:tcPr>
          <w:p w14:paraId="6A8C6598" w14:textId="77777777" w:rsidR="00AE0B08" w:rsidRPr="00F01C19" w:rsidRDefault="00000000">
            <w:pPr>
              <w:pStyle w:val="Compact"/>
              <w:keepNext/>
              <w:spacing w:before="0" w:after="0" w:line="240" w:lineRule="auto"/>
              <w:rPr>
                <w:lang w:val="en-GB"/>
                <w:rPrChange w:id="380" w:author="Author">
                  <w:rPr/>
                </w:rPrChange>
              </w:rPr>
            </w:pPr>
            <w:r w:rsidRPr="00F01C19">
              <w:rPr>
                <w:sz w:val="18"/>
                <w:lang w:val="en-GB"/>
                <w:rPrChange w:id="381" w:author="Author">
                  <w:rPr>
                    <w:sz w:val="18"/>
                  </w:rPr>
                </w:rPrChange>
              </w:rPr>
              <w:t>Space heater (stove)</w:t>
            </w:r>
          </w:p>
        </w:tc>
        <w:tc>
          <w:tcPr>
            <w:tcW w:w="964" w:type="dxa"/>
            <w:tcBorders>
              <w:top w:val="single" w:sz="4" w:space="0" w:color="B7B7B7"/>
              <w:bottom w:val="nil"/>
            </w:tcBorders>
            <w:tcMar>
              <w:top w:w="28" w:type="dxa"/>
              <w:left w:w="28" w:type="dxa"/>
              <w:bottom w:w="28" w:type="dxa"/>
              <w:right w:w="28" w:type="dxa"/>
            </w:tcMar>
          </w:tcPr>
          <w:p w14:paraId="272261CB" w14:textId="77777777" w:rsidR="00AE0B08" w:rsidRPr="00F01C19" w:rsidRDefault="00000000">
            <w:pPr>
              <w:pStyle w:val="Compact"/>
              <w:keepNext/>
              <w:spacing w:before="0" w:after="0" w:line="240" w:lineRule="auto"/>
              <w:jc w:val="right"/>
              <w:rPr>
                <w:lang w:val="en-GB"/>
                <w:rPrChange w:id="382" w:author="Author">
                  <w:rPr/>
                </w:rPrChange>
              </w:rPr>
            </w:pPr>
            <w:r w:rsidRPr="00F01C19">
              <w:rPr>
                <w:sz w:val="18"/>
                <w:lang w:val="en-GB"/>
                <w:rPrChange w:id="383" w:author="Author">
                  <w:rPr>
                    <w:sz w:val="18"/>
                  </w:rPr>
                </w:rPrChange>
              </w:rPr>
              <w:t>63 (42.9)</w:t>
            </w:r>
          </w:p>
        </w:tc>
      </w:tr>
      <w:tr w:rsidR="008270AF" w14:paraId="23476CCA" w14:textId="77777777" w:rsidTr="008270AF">
        <w:trPr>
          <w:cantSplit/>
          <w:jc w:val="center"/>
        </w:trPr>
        <w:tc>
          <w:tcPr>
            <w:tcW w:w="1247" w:type="dxa"/>
            <w:tcBorders>
              <w:top w:val="single" w:sz="4" w:space="0" w:color="B7B7B7"/>
              <w:bottom w:val="nil"/>
            </w:tcBorders>
            <w:tcMar>
              <w:top w:w="28" w:type="dxa"/>
              <w:left w:w="28" w:type="dxa"/>
              <w:bottom w:w="28" w:type="dxa"/>
              <w:right w:w="28" w:type="dxa"/>
            </w:tcMar>
          </w:tcPr>
          <w:p w14:paraId="604FEAB0" w14:textId="77777777" w:rsidR="00AE0B08" w:rsidRPr="00F01C19" w:rsidRDefault="00000000">
            <w:pPr>
              <w:pStyle w:val="Compact"/>
              <w:keepNext/>
              <w:spacing w:before="0" w:after="0" w:line="240" w:lineRule="auto"/>
              <w:rPr>
                <w:lang w:val="en-GB"/>
                <w:rPrChange w:id="384" w:author="Author">
                  <w:rPr/>
                </w:rPrChange>
              </w:rPr>
            </w:pPr>
            <w:r w:rsidRPr="00F01C19">
              <w:rPr>
                <w:b/>
                <w:sz w:val="18"/>
                <w:lang w:val="en-GB"/>
                <w:rPrChange w:id="385" w:author="Author">
                  <w:rPr>
                    <w:b/>
                    <w:sz w:val="18"/>
                  </w:rPr>
                </w:rPrChange>
              </w:rPr>
              <w:t>Frequency of bathing at home in winter</w:t>
            </w:r>
          </w:p>
        </w:tc>
        <w:tc>
          <w:tcPr>
            <w:tcW w:w="2041" w:type="dxa"/>
            <w:tcBorders>
              <w:top w:val="single" w:sz="4" w:space="0" w:color="B7B7B7"/>
              <w:bottom w:val="nil"/>
            </w:tcBorders>
            <w:tcMar>
              <w:top w:w="28" w:type="dxa"/>
              <w:left w:w="28" w:type="dxa"/>
              <w:bottom w:w="28" w:type="dxa"/>
              <w:right w:w="28" w:type="dxa"/>
            </w:tcMar>
          </w:tcPr>
          <w:p w14:paraId="74EB588C" w14:textId="77777777" w:rsidR="00AE0B08" w:rsidRPr="00F01C19" w:rsidRDefault="00000000">
            <w:pPr>
              <w:pStyle w:val="Compact"/>
              <w:keepNext/>
              <w:spacing w:before="0" w:after="0" w:line="240" w:lineRule="auto"/>
              <w:rPr>
                <w:lang w:val="en-GB"/>
                <w:rPrChange w:id="386" w:author="Author">
                  <w:rPr/>
                </w:rPrChange>
              </w:rPr>
            </w:pPr>
            <w:r w:rsidRPr="00F01C19">
              <w:rPr>
                <w:sz w:val="18"/>
                <w:lang w:val="en-GB"/>
                <w:rPrChange w:id="387" w:author="Author">
                  <w:rPr>
                    <w:sz w:val="18"/>
                  </w:rPr>
                </w:rPrChange>
              </w:rPr>
              <w:t>Daily</w:t>
            </w:r>
          </w:p>
        </w:tc>
        <w:tc>
          <w:tcPr>
            <w:tcW w:w="964" w:type="dxa"/>
            <w:tcBorders>
              <w:top w:val="single" w:sz="4" w:space="0" w:color="B7B7B7"/>
              <w:bottom w:val="nil"/>
            </w:tcBorders>
            <w:tcMar>
              <w:top w:w="28" w:type="dxa"/>
              <w:left w:w="28" w:type="dxa"/>
              <w:bottom w:w="28" w:type="dxa"/>
              <w:right w:w="85" w:type="dxa"/>
            </w:tcMar>
          </w:tcPr>
          <w:p w14:paraId="03B0E14F" w14:textId="77777777" w:rsidR="00AE0B08" w:rsidRPr="00F01C19" w:rsidRDefault="00000000">
            <w:pPr>
              <w:pStyle w:val="Compact"/>
              <w:keepNext/>
              <w:spacing w:before="0" w:after="0" w:line="240" w:lineRule="auto"/>
              <w:jc w:val="right"/>
              <w:rPr>
                <w:lang w:val="en-GB"/>
                <w:rPrChange w:id="388" w:author="Author">
                  <w:rPr/>
                </w:rPrChange>
              </w:rPr>
            </w:pPr>
            <w:r w:rsidRPr="00F01C19">
              <w:rPr>
                <w:sz w:val="18"/>
                <w:lang w:val="en-GB"/>
                <w:rPrChange w:id="389" w:author="Author">
                  <w:rPr>
                    <w:sz w:val="18"/>
                  </w:rPr>
                </w:rPrChange>
              </w:rPr>
              <w:t>94 (63.9)</w:t>
            </w:r>
          </w:p>
        </w:tc>
        <w:tc>
          <w:tcPr>
            <w:tcW w:w="1247" w:type="dxa"/>
            <w:tcBorders>
              <w:top w:val="nil"/>
              <w:bottom w:val="nil"/>
            </w:tcBorders>
            <w:tcMar>
              <w:top w:w="28" w:type="dxa"/>
              <w:left w:w="85" w:type="dxa"/>
              <w:bottom w:w="28" w:type="dxa"/>
              <w:right w:w="28" w:type="dxa"/>
            </w:tcMar>
          </w:tcPr>
          <w:p w14:paraId="33C03D49" w14:textId="77777777" w:rsidR="00AE0B08" w:rsidRPr="00F01C19" w:rsidRDefault="00AE0B08">
            <w:pPr>
              <w:pStyle w:val="Compact"/>
              <w:keepNext/>
              <w:spacing w:before="0" w:after="0" w:line="240" w:lineRule="auto"/>
              <w:rPr>
                <w:lang w:val="en-GB"/>
                <w:rPrChange w:id="390" w:author="Author">
                  <w:rPr/>
                </w:rPrChange>
              </w:rPr>
            </w:pPr>
          </w:p>
        </w:tc>
        <w:tc>
          <w:tcPr>
            <w:tcW w:w="2041" w:type="dxa"/>
            <w:tcBorders>
              <w:top w:val="nil"/>
              <w:bottom w:val="nil"/>
            </w:tcBorders>
            <w:tcMar>
              <w:top w:w="28" w:type="dxa"/>
              <w:left w:w="28" w:type="dxa"/>
              <w:bottom w:w="28" w:type="dxa"/>
              <w:right w:w="28" w:type="dxa"/>
            </w:tcMar>
          </w:tcPr>
          <w:p w14:paraId="70FBEC16" w14:textId="77777777" w:rsidR="00AE0B08" w:rsidRPr="00F01C19" w:rsidRDefault="00000000">
            <w:pPr>
              <w:pStyle w:val="Compact"/>
              <w:keepNext/>
              <w:spacing w:before="0" w:after="0" w:line="240" w:lineRule="auto"/>
              <w:rPr>
                <w:lang w:val="en-GB"/>
                <w:rPrChange w:id="391" w:author="Author">
                  <w:rPr/>
                </w:rPrChange>
              </w:rPr>
            </w:pPr>
            <w:r w:rsidRPr="00F01C19">
              <w:rPr>
                <w:sz w:val="18"/>
                <w:lang w:val="en-GB"/>
                <w:rPrChange w:id="392" w:author="Author">
                  <w:rPr>
                    <w:sz w:val="18"/>
                  </w:rPr>
                </w:rPrChange>
              </w:rPr>
              <w:t>Air conditioner</w:t>
            </w:r>
          </w:p>
        </w:tc>
        <w:tc>
          <w:tcPr>
            <w:tcW w:w="964" w:type="dxa"/>
            <w:tcBorders>
              <w:top w:val="nil"/>
              <w:bottom w:val="nil"/>
            </w:tcBorders>
            <w:tcMar>
              <w:top w:w="28" w:type="dxa"/>
              <w:left w:w="28" w:type="dxa"/>
              <w:bottom w:w="28" w:type="dxa"/>
              <w:right w:w="28" w:type="dxa"/>
            </w:tcMar>
          </w:tcPr>
          <w:p w14:paraId="0B9D0EA4" w14:textId="77777777" w:rsidR="00AE0B08" w:rsidRPr="00F01C19" w:rsidRDefault="00000000">
            <w:pPr>
              <w:pStyle w:val="Compact"/>
              <w:keepNext/>
              <w:spacing w:before="0" w:after="0" w:line="240" w:lineRule="auto"/>
              <w:jc w:val="right"/>
              <w:rPr>
                <w:lang w:val="en-GB"/>
                <w:rPrChange w:id="393" w:author="Author">
                  <w:rPr/>
                </w:rPrChange>
              </w:rPr>
            </w:pPr>
            <w:r w:rsidRPr="00F01C19">
              <w:rPr>
                <w:sz w:val="18"/>
                <w:lang w:val="en-GB"/>
                <w:rPrChange w:id="394" w:author="Author">
                  <w:rPr>
                    <w:sz w:val="18"/>
                  </w:rPr>
                </w:rPrChange>
              </w:rPr>
              <w:t>15 (10.2)</w:t>
            </w:r>
          </w:p>
        </w:tc>
      </w:tr>
      <w:tr w:rsidR="008270AF" w14:paraId="1C5DFB69" w14:textId="77777777" w:rsidTr="008270AF">
        <w:trPr>
          <w:cantSplit/>
          <w:jc w:val="center"/>
        </w:trPr>
        <w:tc>
          <w:tcPr>
            <w:tcW w:w="1247" w:type="dxa"/>
            <w:tcBorders>
              <w:top w:val="nil"/>
              <w:bottom w:val="nil"/>
            </w:tcBorders>
            <w:tcMar>
              <w:top w:w="28" w:type="dxa"/>
              <w:left w:w="28" w:type="dxa"/>
              <w:bottom w:w="28" w:type="dxa"/>
              <w:right w:w="28" w:type="dxa"/>
            </w:tcMar>
          </w:tcPr>
          <w:p w14:paraId="0625589A" w14:textId="77777777" w:rsidR="00AE0B08" w:rsidRPr="00F01C19" w:rsidRDefault="00AE0B08">
            <w:pPr>
              <w:pStyle w:val="Compact"/>
              <w:keepNext/>
              <w:spacing w:before="0" w:after="0" w:line="240" w:lineRule="auto"/>
              <w:rPr>
                <w:lang w:val="en-GB"/>
                <w:rPrChange w:id="395" w:author="Author">
                  <w:rPr/>
                </w:rPrChange>
              </w:rPr>
            </w:pPr>
          </w:p>
        </w:tc>
        <w:tc>
          <w:tcPr>
            <w:tcW w:w="2041" w:type="dxa"/>
            <w:tcBorders>
              <w:top w:val="nil"/>
              <w:bottom w:val="nil"/>
            </w:tcBorders>
            <w:tcMar>
              <w:top w:w="28" w:type="dxa"/>
              <w:left w:w="28" w:type="dxa"/>
              <w:bottom w:w="28" w:type="dxa"/>
              <w:right w:w="28" w:type="dxa"/>
            </w:tcMar>
          </w:tcPr>
          <w:p w14:paraId="61C4CFE7" w14:textId="784424F5" w:rsidR="00AE0B08" w:rsidRPr="00F01C19" w:rsidRDefault="00000000">
            <w:pPr>
              <w:pStyle w:val="Compact"/>
              <w:keepNext/>
              <w:spacing w:before="0" w:after="0" w:line="240" w:lineRule="auto"/>
              <w:rPr>
                <w:lang w:val="en-GB"/>
                <w:rPrChange w:id="396" w:author="Author">
                  <w:rPr/>
                </w:rPrChange>
              </w:rPr>
            </w:pPr>
            <w:r w:rsidRPr="00F01C19">
              <w:rPr>
                <w:sz w:val="18"/>
                <w:lang w:val="en-GB"/>
                <w:rPrChange w:id="397" w:author="Author">
                  <w:rPr>
                    <w:sz w:val="18"/>
                  </w:rPr>
                </w:rPrChange>
              </w:rPr>
              <w:t>4</w:t>
            </w:r>
            <w:del w:id="398" w:author="Author" w:date="2026-08-20T15:27:00Z">
              <w:r w:rsidRPr="00F01C19" w:rsidDel="00E27BCE">
                <w:rPr>
                  <w:sz w:val="18"/>
                  <w:lang w:val="en-GB"/>
                  <w:rPrChange w:id="399" w:author="Author">
                    <w:rPr>
                      <w:sz w:val="18"/>
                    </w:rPr>
                  </w:rPrChange>
                </w:rPr>
                <w:delText>-</w:delText>
              </w:r>
            </w:del>
            <w:ins w:id="400" w:author="Author" w:date="2026-08-20T15:27:00Z">
              <w:r w:rsidR="00E27BCE">
                <w:rPr>
                  <w:sz w:val="18"/>
                  <w:lang w:val="en-GB"/>
                </w:rPr>
                <w:t>–</w:t>
              </w:r>
            </w:ins>
            <w:r w:rsidRPr="00F01C19">
              <w:rPr>
                <w:sz w:val="18"/>
                <w:lang w:val="en-GB"/>
                <w:rPrChange w:id="401" w:author="Author">
                  <w:rPr>
                    <w:sz w:val="18"/>
                  </w:rPr>
                </w:rPrChange>
              </w:rPr>
              <w:t>6 times/week</w:t>
            </w:r>
          </w:p>
        </w:tc>
        <w:tc>
          <w:tcPr>
            <w:tcW w:w="964" w:type="dxa"/>
            <w:tcBorders>
              <w:top w:val="nil"/>
              <w:bottom w:val="nil"/>
            </w:tcBorders>
            <w:tcMar>
              <w:top w:w="28" w:type="dxa"/>
              <w:left w:w="28" w:type="dxa"/>
              <w:bottom w:w="28" w:type="dxa"/>
              <w:right w:w="85" w:type="dxa"/>
            </w:tcMar>
          </w:tcPr>
          <w:p w14:paraId="5668C774" w14:textId="77777777" w:rsidR="00AE0B08" w:rsidRPr="00F01C19" w:rsidRDefault="00000000">
            <w:pPr>
              <w:pStyle w:val="Compact"/>
              <w:keepNext/>
              <w:spacing w:before="0" w:after="0" w:line="240" w:lineRule="auto"/>
              <w:jc w:val="right"/>
              <w:rPr>
                <w:lang w:val="en-GB"/>
                <w:rPrChange w:id="402" w:author="Author">
                  <w:rPr/>
                </w:rPrChange>
              </w:rPr>
            </w:pPr>
            <w:r w:rsidRPr="00F01C19">
              <w:rPr>
                <w:sz w:val="18"/>
                <w:lang w:val="en-GB"/>
                <w:rPrChange w:id="403" w:author="Author">
                  <w:rPr>
                    <w:sz w:val="18"/>
                  </w:rPr>
                </w:rPrChange>
              </w:rPr>
              <w:t>36 (24.5)</w:t>
            </w:r>
          </w:p>
        </w:tc>
        <w:tc>
          <w:tcPr>
            <w:tcW w:w="1247" w:type="dxa"/>
            <w:tcBorders>
              <w:top w:val="nil"/>
              <w:bottom w:val="nil"/>
            </w:tcBorders>
            <w:tcMar>
              <w:top w:w="28" w:type="dxa"/>
              <w:left w:w="85" w:type="dxa"/>
              <w:bottom w:w="28" w:type="dxa"/>
              <w:right w:w="28" w:type="dxa"/>
            </w:tcMar>
          </w:tcPr>
          <w:p w14:paraId="0CB8949F" w14:textId="77777777" w:rsidR="00AE0B08" w:rsidRPr="00F01C19" w:rsidRDefault="00AE0B08">
            <w:pPr>
              <w:pStyle w:val="Compact"/>
              <w:keepNext/>
              <w:spacing w:before="0" w:after="0" w:line="240" w:lineRule="auto"/>
              <w:rPr>
                <w:lang w:val="en-GB"/>
                <w:rPrChange w:id="404" w:author="Author">
                  <w:rPr/>
                </w:rPrChange>
              </w:rPr>
            </w:pPr>
          </w:p>
        </w:tc>
        <w:tc>
          <w:tcPr>
            <w:tcW w:w="2041" w:type="dxa"/>
            <w:tcBorders>
              <w:top w:val="nil"/>
              <w:bottom w:val="nil"/>
            </w:tcBorders>
            <w:tcMar>
              <w:top w:w="28" w:type="dxa"/>
              <w:left w:w="28" w:type="dxa"/>
              <w:bottom w:w="28" w:type="dxa"/>
              <w:right w:w="28" w:type="dxa"/>
            </w:tcMar>
          </w:tcPr>
          <w:p w14:paraId="202A4552" w14:textId="77777777" w:rsidR="00AE0B08" w:rsidRPr="00F01C19" w:rsidRDefault="00000000">
            <w:pPr>
              <w:pStyle w:val="Compact"/>
              <w:keepNext/>
              <w:spacing w:before="0" w:after="0" w:line="240" w:lineRule="auto"/>
              <w:rPr>
                <w:lang w:val="en-GB"/>
                <w:rPrChange w:id="405" w:author="Author">
                  <w:rPr/>
                </w:rPrChange>
              </w:rPr>
            </w:pPr>
            <w:r w:rsidRPr="00F01C19">
              <w:rPr>
                <w:sz w:val="18"/>
                <w:lang w:val="en-GB"/>
                <w:rPrChange w:id="406" w:author="Author">
                  <w:rPr>
                    <w:sz w:val="18"/>
                  </w:rPr>
                </w:rPrChange>
              </w:rPr>
              <w:t>Floor heating not part of the central heating system</w:t>
            </w:r>
          </w:p>
        </w:tc>
        <w:tc>
          <w:tcPr>
            <w:tcW w:w="964" w:type="dxa"/>
            <w:tcBorders>
              <w:top w:val="nil"/>
              <w:bottom w:val="nil"/>
            </w:tcBorders>
            <w:tcMar>
              <w:top w:w="28" w:type="dxa"/>
              <w:left w:w="28" w:type="dxa"/>
              <w:bottom w:w="28" w:type="dxa"/>
              <w:right w:w="28" w:type="dxa"/>
            </w:tcMar>
          </w:tcPr>
          <w:p w14:paraId="10B21F0D" w14:textId="77777777" w:rsidR="00AE0B08" w:rsidRPr="00F01C19" w:rsidRDefault="00000000">
            <w:pPr>
              <w:pStyle w:val="Compact"/>
              <w:keepNext/>
              <w:spacing w:before="0" w:after="0" w:line="240" w:lineRule="auto"/>
              <w:jc w:val="right"/>
              <w:rPr>
                <w:lang w:val="en-GB"/>
                <w:rPrChange w:id="407" w:author="Author">
                  <w:rPr/>
                </w:rPrChange>
              </w:rPr>
            </w:pPr>
            <w:r w:rsidRPr="00F01C19">
              <w:rPr>
                <w:sz w:val="18"/>
                <w:lang w:val="en-GB"/>
                <w:rPrChange w:id="408" w:author="Author">
                  <w:rPr>
                    <w:sz w:val="18"/>
                  </w:rPr>
                </w:rPrChange>
              </w:rPr>
              <w:t>2 (1.4)</w:t>
            </w:r>
          </w:p>
        </w:tc>
      </w:tr>
      <w:tr w:rsidR="008270AF" w14:paraId="098903B0" w14:textId="77777777" w:rsidTr="008270AF">
        <w:trPr>
          <w:cantSplit/>
          <w:jc w:val="center"/>
        </w:trPr>
        <w:tc>
          <w:tcPr>
            <w:tcW w:w="1247" w:type="dxa"/>
            <w:tcBorders>
              <w:top w:val="nil"/>
              <w:bottom w:val="nil"/>
            </w:tcBorders>
            <w:tcMar>
              <w:top w:w="28" w:type="dxa"/>
              <w:left w:w="28" w:type="dxa"/>
              <w:bottom w:w="28" w:type="dxa"/>
              <w:right w:w="28" w:type="dxa"/>
            </w:tcMar>
          </w:tcPr>
          <w:p w14:paraId="5C829BC6" w14:textId="77777777" w:rsidR="00AE0B08" w:rsidRPr="00F01C19" w:rsidRDefault="00AE0B08">
            <w:pPr>
              <w:pStyle w:val="Compact"/>
              <w:keepNext/>
              <w:spacing w:before="0" w:after="0" w:line="240" w:lineRule="auto"/>
              <w:rPr>
                <w:lang w:val="en-GB"/>
                <w:rPrChange w:id="409" w:author="Author">
                  <w:rPr/>
                </w:rPrChange>
              </w:rPr>
            </w:pPr>
          </w:p>
        </w:tc>
        <w:tc>
          <w:tcPr>
            <w:tcW w:w="2041" w:type="dxa"/>
            <w:tcBorders>
              <w:top w:val="nil"/>
              <w:bottom w:val="nil"/>
            </w:tcBorders>
            <w:tcMar>
              <w:top w:w="28" w:type="dxa"/>
              <w:left w:w="28" w:type="dxa"/>
              <w:bottom w:w="28" w:type="dxa"/>
              <w:right w:w="28" w:type="dxa"/>
            </w:tcMar>
          </w:tcPr>
          <w:p w14:paraId="199ED05A" w14:textId="2B5692C2" w:rsidR="00AE0B08" w:rsidRPr="00F01C19" w:rsidRDefault="00000000">
            <w:pPr>
              <w:pStyle w:val="Compact"/>
              <w:keepNext/>
              <w:spacing w:before="0" w:after="0" w:line="240" w:lineRule="auto"/>
              <w:rPr>
                <w:lang w:val="en-GB"/>
                <w:rPrChange w:id="410" w:author="Author">
                  <w:rPr/>
                </w:rPrChange>
              </w:rPr>
            </w:pPr>
            <w:r w:rsidRPr="00F01C19">
              <w:rPr>
                <w:sz w:val="18"/>
                <w:lang w:val="en-GB"/>
                <w:rPrChange w:id="411" w:author="Author">
                  <w:rPr>
                    <w:sz w:val="18"/>
                  </w:rPr>
                </w:rPrChange>
              </w:rPr>
              <w:t>1</w:t>
            </w:r>
            <w:del w:id="412" w:author="Author" w:date="2026-08-20T15:27:00Z">
              <w:r w:rsidRPr="00F01C19" w:rsidDel="00E27BCE">
                <w:rPr>
                  <w:sz w:val="18"/>
                  <w:lang w:val="en-GB"/>
                  <w:rPrChange w:id="413" w:author="Author">
                    <w:rPr>
                      <w:sz w:val="18"/>
                    </w:rPr>
                  </w:rPrChange>
                </w:rPr>
                <w:delText>-</w:delText>
              </w:r>
            </w:del>
            <w:ins w:id="414" w:author="Author" w:date="2026-08-20T15:27:00Z">
              <w:r w:rsidR="00E27BCE">
                <w:rPr>
                  <w:sz w:val="18"/>
                  <w:lang w:val="en-GB"/>
                </w:rPr>
                <w:t>–</w:t>
              </w:r>
            </w:ins>
            <w:r w:rsidRPr="00F01C19">
              <w:rPr>
                <w:sz w:val="18"/>
                <w:lang w:val="en-GB"/>
                <w:rPrChange w:id="415" w:author="Author">
                  <w:rPr>
                    <w:sz w:val="18"/>
                  </w:rPr>
                </w:rPrChange>
              </w:rPr>
              <w:t>3 times/week</w:t>
            </w:r>
          </w:p>
        </w:tc>
        <w:tc>
          <w:tcPr>
            <w:tcW w:w="964" w:type="dxa"/>
            <w:tcBorders>
              <w:top w:val="nil"/>
              <w:bottom w:val="nil"/>
            </w:tcBorders>
            <w:tcMar>
              <w:top w:w="28" w:type="dxa"/>
              <w:left w:w="28" w:type="dxa"/>
              <w:bottom w:w="28" w:type="dxa"/>
              <w:right w:w="85" w:type="dxa"/>
            </w:tcMar>
          </w:tcPr>
          <w:p w14:paraId="7CABC2DD" w14:textId="77777777" w:rsidR="00AE0B08" w:rsidRPr="00F01C19" w:rsidRDefault="00000000">
            <w:pPr>
              <w:pStyle w:val="Compact"/>
              <w:keepNext/>
              <w:spacing w:before="0" w:after="0" w:line="240" w:lineRule="auto"/>
              <w:jc w:val="right"/>
              <w:rPr>
                <w:lang w:val="en-GB"/>
                <w:rPrChange w:id="416" w:author="Author">
                  <w:rPr/>
                </w:rPrChange>
              </w:rPr>
            </w:pPr>
            <w:r w:rsidRPr="00F01C19">
              <w:rPr>
                <w:sz w:val="18"/>
                <w:lang w:val="en-GB"/>
                <w:rPrChange w:id="417" w:author="Author">
                  <w:rPr>
                    <w:sz w:val="18"/>
                  </w:rPr>
                </w:rPrChange>
              </w:rPr>
              <w:t>10 (6.8)</w:t>
            </w:r>
          </w:p>
        </w:tc>
        <w:tc>
          <w:tcPr>
            <w:tcW w:w="1247" w:type="dxa"/>
            <w:tcBorders>
              <w:top w:val="nil"/>
              <w:bottom w:val="nil"/>
            </w:tcBorders>
            <w:tcMar>
              <w:top w:w="28" w:type="dxa"/>
              <w:left w:w="85" w:type="dxa"/>
              <w:bottom w:w="28" w:type="dxa"/>
              <w:right w:w="28" w:type="dxa"/>
            </w:tcMar>
          </w:tcPr>
          <w:p w14:paraId="645FA500" w14:textId="77777777" w:rsidR="00AE0B08" w:rsidRPr="00F01C19" w:rsidRDefault="00AE0B08">
            <w:pPr>
              <w:pStyle w:val="Compact"/>
              <w:keepNext/>
              <w:spacing w:before="0" w:after="0" w:line="240" w:lineRule="auto"/>
              <w:rPr>
                <w:lang w:val="en-GB"/>
                <w:rPrChange w:id="418" w:author="Author">
                  <w:rPr/>
                </w:rPrChange>
              </w:rPr>
            </w:pPr>
          </w:p>
        </w:tc>
        <w:tc>
          <w:tcPr>
            <w:tcW w:w="2041" w:type="dxa"/>
            <w:tcBorders>
              <w:top w:val="nil"/>
              <w:bottom w:val="nil"/>
            </w:tcBorders>
            <w:tcMar>
              <w:top w:w="28" w:type="dxa"/>
              <w:left w:w="28" w:type="dxa"/>
              <w:bottom w:w="28" w:type="dxa"/>
              <w:right w:w="28" w:type="dxa"/>
            </w:tcMar>
          </w:tcPr>
          <w:p w14:paraId="4449CFA2" w14:textId="77777777" w:rsidR="00AE0B08" w:rsidRPr="00F01C19" w:rsidRDefault="00000000">
            <w:pPr>
              <w:pStyle w:val="Compact"/>
              <w:keepNext/>
              <w:spacing w:before="0" w:after="0" w:line="240" w:lineRule="auto"/>
              <w:rPr>
                <w:lang w:val="en-GB"/>
                <w:rPrChange w:id="419" w:author="Author">
                  <w:rPr/>
                </w:rPrChange>
              </w:rPr>
            </w:pPr>
            <w:r w:rsidRPr="00F01C19">
              <w:rPr>
                <w:sz w:val="18"/>
                <w:lang w:val="en-GB"/>
                <w:rPrChange w:id="420" w:author="Author">
                  <w:rPr>
                    <w:sz w:val="18"/>
                  </w:rPr>
                </w:rPrChange>
              </w:rPr>
              <w:t>Other</w:t>
            </w:r>
          </w:p>
        </w:tc>
        <w:tc>
          <w:tcPr>
            <w:tcW w:w="964" w:type="dxa"/>
            <w:tcBorders>
              <w:top w:val="nil"/>
              <w:bottom w:val="nil"/>
            </w:tcBorders>
            <w:tcMar>
              <w:top w:w="28" w:type="dxa"/>
              <w:left w:w="28" w:type="dxa"/>
              <w:bottom w:w="28" w:type="dxa"/>
              <w:right w:w="28" w:type="dxa"/>
            </w:tcMar>
          </w:tcPr>
          <w:p w14:paraId="5EAF6380" w14:textId="77777777" w:rsidR="00AE0B08" w:rsidRPr="00F01C19" w:rsidRDefault="00000000">
            <w:pPr>
              <w:pStyle w:val="Compact"/>
              <w:keepNext/>
              <w:spacing w:before="0" w:after="0" w:line="240" w:lineRule="auto"/>
              <w:jc w:val="right"/>
              <w:rPr>
                <w:lang w:val="en-GB"/>
                <w:rPrChange w:id="421" w:author="Author">
                  <w:rPr/>
                </w:rPrChange>
              </w:rPr>
            </w:pPr>
            <w:r w:rsidRPr="00F01C19">
              <w:rPr>
                <w:sz w:val="18"/>
                <w:lang w:val="en-GB"/>
                <w:rPrChange w:id="422" w:author="Author">
                  <w:rPr>
                    <w:sz w:val="18"/>
                  </w:rPr>
                </w:rPrChange>
              </w:rPr>
              <w:t>4 (2.7)</w:t>
            </w:r>
          </w:p>
        </w:tc>
      </w:tr>
      <w:tr w:rsidR="008270AF" w14:paraId="05062616" w14:textId="77777777" w:rsidTr="008270AF">
        <w:trPr>
          <w:cantSplit/>
          <w:jc w:val="center"/>
        </w:trPr>
        <w:tc>
          <w:tcPr>
            <w:tcW w:w="1247" w:type="dxa"/>
            <w:tcBorders>
              <w:top w:val="nil"/>
              <w:bottom w:val="nil"/>
            </w:tcBorders>
            <w:tcMar>
              <w:top w:w="28" w:type="dxa"/>
              <w:left w:w="28" w:type="dxa"/>
              <w:bottom w:w="28" w:type="dxa"/>
              <w:right w:w="28" w:type="dxa"/>
            </w:tcMar>
          </w:tcPr>
          <w:p w14:paraId="685F36C6" w14:textId="77777777" w:rsidR="00AE0B08" w:rsidRPr="00F01C19" w:rsidRDefault="00AE0B08">
            <w:pPr>
              <w:pStyle w:val="Compact"/>
              <w:keepNext/>
              <w:spacing w:before="0" w:after="0" w:line="240" w:lineRule="auto"/>
              <w:rPr>
                <w:lang w:val="en-GB"/>
                <w:rPrChange w:id="423" w:author="Author">
                  <w:rPr/>
                </w:rPrChange>
              </w:rPr>
            </w:pPr>
          </w:p>
        </w:tc>
        <w:tc>
          <w:tcPr>
            <w:tcW w:w="2041" w:type="dxa"/>
            <w:tcBorders>
              <w:top w:val="nil"/>
              <w:bottom w:val="nil"/>
            </w:tcBorders>
            <w:tcMar>
              <w:top w:w="28" w:type="dxa"/>
              <w:left w:w="28" w:type="dxa"/>
              <w:bottom w:w="28" w:type="dxa"/>
              <w:right w:w="28" w:type="dxa"/>
            </w:tcMar>
          </w:tcPr>
          <w:p w14:paraId="27C540D8" w14:textId="63D975FA" w:rsidR="00AE0B08" w:rsidRPr="00F01C19" w:rsidRDefault="00000000">
            <w:pPr>
              <w:pStyle w:val="Compact"/>
              <w:keepNext/>
              <w:spacing w:before="0" w:after="0" w:line="240" w:lineRule="auto"/>
              <w:rPr>
                <w:lang w:val="en-GB"/>
                <w:rPrChange w:id="424" w:author="Author">
                  <w:rPr/>
                </w:rPrChange>
              </w:rPr>
            </w:pPr>
            <w:r w:rsidRPr="00F01C19">
              <w:rPr>
                <w:sz w:val="18"/>
                <w:lang w:val="en-GB"/>
                <w:rPrChange w:id="425" w:author="Author">
                  <w:rPr>
                    <w:sz w:val="18"/>
                  </w:rPr>
                </w:rPrChange>
              </w:rPr>
              <w:t>1</w:t>
            </w:r>
            <w:del w:id="426" w:author="Author" w:date="2026-08-20T15:27:00Z">
              <w:r w:rsidRPr="00F01C19" w:rsidDel="00E27BCE">
                <w:rPr>
                  <w:sz w:val="18"/>
                  <w:lang w:val="en-GB"/>
                  <w:rPrChange w:id="427" w:author="Author">
                    <w:rPr>
                      <w:sz w:val="18"/>
                    </w:rPr>
                  </w:rPrChange>
                </w:rPr>
                <w:delText>-</w:delText>
              </w:r>
            </w:del>
            <w:ins w:id="428" w:author="Author" w:date="2026-08-20T15:27:00Z">
              <w:r w:rsidR="00E27BCE">
                <w:rPr>
                  <w:sz w:val="18"/>
                  <w:lang w:val="en-GB"/>
                </w:rPr>
                <w:t>–</w:t>
              </w:r>
            </w:ins>
            <w:r w:rsidRPr="00F01C19">
              <w:rPr>
                <w:sz w:val="18"/>
                <w:lang w:val="en-GB"/>
                <w:rPrChange w:id="429" w:author="Author">
                  <w:rPr>
                    <w:sz w:val="18"/>
                  </w:rPr>
                </w:rPrChange>
              </w:rPr>
              <w:t>3 times/month</w:t>
            </w:r>
          </w:p>
        </w:tc>
        <w:tc>
          <w:tcPr>
            <w:tcW w:w="964" w:type="dxa"/>
            <w:tcBorders>
              <w:top w:val="nil"/>
              <w:bottom w:val="nil"/>
            </w:tcBorders>
            <w:tcMar>
              <w:top w:w="28" w:type="dxa"/>
              <w:left w:w="28" w:type="dxa"/>
              <w:bottom w:w="28" w:type="dxa"/>
              <w:right w:w="85" w:type="dxa"/>
            </w:tcMar>
          </w:tcPr>
          <w:p w14:paraId="55555C0F" w14:textId="77777777" w:rsidR="00AE0B08" w:rsidRPr="00F01C19" w:rsidRDefault="00000000">
            <w:pPr>
              <w:pStyle w:val="Compact"/>
              <w:keepNext/>
              <w:spacing w:before="0" w:after="0" w:line="240" w:lineRule="auto"/>
              <w:jc w:val="right"/>
              <w:rPr>
                <w:lang w:val="en-GB"/>
                <w:rPrChange w:id="430" w:author="Author">
                  <w:rPr/>
                </w:rPrChange>
              </w:rPr>
            </w:pPr>
            <w:r w:rsidRPr="00F01C19">
              <w:rPr>
                <w:sz w:val="18"/>
                <w:lang w:val="en-GB"/>
                <w:rPrChange w:id="431" w:author="Author">
                  <w:rPr>
                    <w:sz w:val="18"/>
                  </w:rPr>
                </w:rPrChange>
              </w:rPr>
              <w:t>2 (1.4)</w:t>
            </w:r>
          </w:p>
        </w:tc>
        <w:tc>
          <w:tcPr>
            <w:tcW w:w="1247" w:type="dxa"/>
            <w:tcBorders>
              <w:top w:val="nil"/>
              <w:bottom w:val="nil"/>
            </w:tcBorders>
            <w:tcMar>
              <w:top w:w="28" w:type="dxa"/>
              <w:left w:w="85" w:type="dxa"/>
              <w:bottom w:w="28" w:type="dxa"/>
              <w:right w:w="28" w:type="dxa"/>
            </w:tcMar>
          </w:tcPr>
          <w:p w14:paraId="46B99120" w14:textId="77777777" w:rsidR="00AE0B08" w:rsidRPr="00F01C19" w:rsidRDefault="00AE0B08">
            <w:pPr>
              <w:pStyle w:val="Compact"/>
              <w:keepNext/>
              <w:spacing w:before="0" w:after="0" w:line="240" w:lineRule="auto"/>
              <w:rPr>
                <w:lang w:val="en-GB"/>
                <w:rPrChange w:id="432" w:author="Author">
                  <w:rPr/>
                </w:rPrChange>
              </w:rPr>
            </w:pPr>
          </w:p>
        </w:tc>
        <w:tc>
          <w:tcPr>
            <w:tcW w:w="2041" w:type="dxa"/>
            <w:tcBorders>
              <w:top w:val="nil"/>
              <w:bottom w:val="nil"/>
            </w:tcBorders>
            <w:tcMar>
              <w:top w:w="28" w:type="dxa"/>
              <w:left w:w="28" w:type="dxa"/>
              <w:bottom w:w="28" w:type="dxa"/>
              <w:right w:w="28" w:type="dxa"/>
            </w:tcMar>
          </w:tcPr>
          <w:p w14:paraId="5801651F" w14:textId="77777777" w:rsidR="00AE0B08" w:rsidRPr="00F01C19" w:rsidRDefault="00000000">
            <w:pPr>
              <w:pStyle w:val="Compact"/>
              <w:keepNext/>
              <w:spacing w:before="0" w:after="0" w:line="240" w:lineRule="auto"/>
              <w:rPr>
                <w:lang w:val="en-GB"/>
                <w:rPrChange w:id="433" w:author="Author">
                  <w:rPr/>
                </w:rPrChange>
              </w:rPr>
            </w:pPr>
            <w:r w:rsidRPr="00F01C19">
              <w:rPr>
                <w:sz w:val="18"/>
                <w:lang w:val="en-GB"/>
                <w:rPrChange w:id="434" w:author="Author">
                  <w:rPr>
                    <w:sz w:val="18"/>
                  </w:rPr>
                </w:rPrChange>
              </w:rPr>
              <w:t>None</w:t>
            </w:r>
          </w:p>
        </w:tc>
        <w:tc>
          <w:tcPr>
            <w:tcW w:w="964" w:type="dxa"/>
            <w:tcBorders>
              <w:top w:val="nil"/>
              <w:bottom w:val="nil"/>
            </w:tcBorders>
            <w:tcMar>
              <w:top w:w="28" w:type="dxa"/>
              <w:left w:w="28" w:type="dxa"/>
              <w:bottom w:w="28" w:type="dxa"/>
              <w:right w:w="28" w:type="dxa"/>
            </w:tcMar>
          </w:tcPr>
          <w:p w14:paraId="489130B3" w14:textId="77777777" w:rsidR="00AE0B08" w:rsidRPr="00F01C19" w:rsidRDefault="00000000">
            <w:pPr>
              <w:pStyle w:val="Compact"/>
              <w:keepNext/>
              <w:spacing w:before="0" w:after="0" w:line="240" w:lineRule="auto"/>
              <w:jc w:val="right"/>
              <w:rPr>
                <w:lang w:val="en-GB"/>
                <w:rPrChange w:id="435" w:author="Author">
                  <w:rPr/>
                </w:rPrChange>
              </w:rPr>
            </w:pPr>
            <w:r w:rsidRPr="00F01C19">
              <w:rPr>
                <w:sz w:val="18"/>
                <w:lang w:val="en-GB"/>
                <w:rPrChange w:id="436" w:author="Author">
                  <w:rPr>
                    <w:sz w:val="18"/>
                  </w:rPr>
                </w:rPrChange>
              </w:rPr>
              <w:t>61 (41.5)</w:t>
            </w:r>
          </w:p>
        </w:tc>
      </w:tr>
      <w:tr w:rsidR="008270AF" w14:paraId="106DF6F1" w14:textId="77777777" w:rsidTr="008270AF">
        <w:trPr>
          <w:cantSplit/>
          <w:jc w:val="center"/>
        </w:trPr>
        <w:tc>
          <w:tcPr>
            <w:tcW w:w="1247" w:type="dxa"/>
            <w:tcBorders>
              <w:top w:val="nil"/>
              <w:bottom w:val="nil"/>
            </w:tcBorders>
            <w:tcMar>
              <w:top w:w="28" w:type="dxa"/>
              <w:left w:w="28" w:type="dxa"/>
              <w:bottom w:w="28" w:type="dxa"/>
              <w:right w:w="28" w:type="dxa"/>
            </w:tcMar>
          </w:tcPr>
          <w:p w14:paraId="57EFD269" w14:textId="77777777" w:rsidR="00AE0B08" w:rsidRPr="00F01C19" w:rsidRDefault="00AE0B08">
            <w:pPr>
              <w:pStyle w:val="Compact"/>
              <w:keepNext/>
              <w:spacing w:before="0" w:after="0" w:line="240" w:lineRule="auto"/>
              <w:rPr>
                <w:lang w:val="en-GB"/>
                <w:rPrChange w:id="437" w:author="Author">
                  <w:rPr/>
                </w:rPrChange>
              </w:rPr>
            </w:pPr>
          </w:p>
        </w:tc>
        <w:tc>
          <w:tcPr>
            <w:tcW w:w="2041" w:type="dxa"/>
            <w:tcBorders>
              <w:top w:val="nil"/>
              <w:bottom w:val="nil"/>
            </w:tcBorders>
            <w:tcMar>
              <w:top w:w="28" w:type="dxa"/>
              <w:left w:w="28" w:type="dxa"/>
              <w:bottom w:w="28" w:type="dxa"/>
              <w:right w:w="28" w:type="dxa"/>
            </w:tcMar>
          </w:tcPr>
          <w:p w14:paraId="2667FDBB" w14:textId="77777777" w:rsidR="00AE0B08" w:rsidRPr="00F01C19" w:rsidRDefault="00000000">
            <w:pPr>
              <w:pStyle w:val="Compact"/>
              <w:keepNext/>
              <w:spacing w:before="0" w:after="0" w:line="240" w:lineRule="auto"/>
              <w:rPr>
                <w:lang w:val="en-GB"/>
                <w:rPrChange w:id="438" w:author="Author">
                  <w:rPr/>
                </w:rPrChange>
              </w:rPr>
            </w:pPr>
            <w:r w:rsidRPr="00F01C19">
              <w:rPr>
                <w:sz w:val="18"/>
                <w:lang w:val="en-GB"/>
                <w:rPrChange w:id="439" w:author="Author">
                  <w:rPr>
                    <w:sz w:val="18"/>
                  </w:rPr>
                </w:rPrChange>
              </w:rPr>
              <w:t>Almost never</w:t>
            </w:r>
          </w:p>
        </w:tc>
        <w:tc>
          <w:tcPr>
            <w:tcW w:w="964" w:type="dxa"/>
            <w:tcBorders>
              <w:top w:val="nil"/>
              <w:bottom w:val="nil"/>
            </w:tcBorders>
            <w:tcMar>
              <w:top w:w="28" w:type="dxa"/>
              <w:left w:w="28" w:type="dxa"/>
              <w:bottom w:w="28" w:type="dxa"/>
              <w:right w:w="85" w:type="dxa"/>
            </w:tcMar>
          </w:tcPr>
          <w:p w14:paraId="7E7DC4DF" w14:textId="77777777" w:rsidR="00AE0B08" w:rsidRPr="00F01C19" w:rsidRDefault="00000000">
            <w:pPr>
              <w:pStyle w:val="Compact"/>
              <w:keepNext/>
              <w:spacing w:before="0" w:after="0" w:line="240" w:lineRule="auto"/>
              <w:jc w:val="right"/>
              <w:rPr>
                <w:lang w:val="en-GB"/>
                <w:rPrChange w:id="440" w:author="Author">
                  <w:rPr/>
                </w:rPrChange>
              </w:rPr>
            </w:pPr>
            <w:r w:rsidRPr="00F01C19">
              <w:rPr>
                <w:sz w:val="18"/>
                <w:lang w:val="en-GB"/>
                <w:rPrChange w:id="441" w:author="Author">
                  <w:rPr>
                    <w:sz w:val="18"/>
                  </w:rPr>
                </w:rPrChange>
              </w:rPr>
              <w:t>5 (3.4)</w:t>
            </w:r>
          </w:p>
        </w:tc>
        <w:tc>
          <w:tcPr>
            <w:tcW w:w="1247" w:type="dxa"/>
            <w:tcBorders>
              <w:top w:val="nil"/>
              <w:bottom w:val="nil"/>
            </w:tcBorders>
            <w:tcMar>
              <w:top w:w="28" w:type="dxa"/>
              <w:left w:w="85" w:type="dxa"/>
              <w:bottom w:w="28" w:type="dxa"/>
              <w:right w:w="28" w:type="dxa"/>
            </w:tcMar>
          </w:tcPr>
          <w:p w14:paraId="39F6AC54" w14:textId="77777777" w:rsidR="00AE0B08" w:rsidRPr="00F01C19" w:rsidRDefault="00AE0B08">
            <w:pPr>
              <w:pStyle w:val="Compact"/>
              <w:spacing w:before="0" w:after="0" w:line="240" w:lineRule="auto"/>
              <w:rPr>
                <w:lang w:val="en-GB"/>
                <w:rPrChange w:id="442" w:author="Author">
                  <w:rPr/>
                </w:rPrChange>
              </w:rPr>
            </w:pPr>
          </w:p>
        </w:tc>
        <w:tc>
          <w:tcPr>
            <w:tcW w:w="2041" w:type="dxa"/>
            <w:tcBorders>
              <w:top w:val="nil"/>
              <w:bottom w:val="nil"/>
            </w:tcBorders>
            <w:tcMar>
              <w:top w:w="28" w:type="dxa"/>
              <w:left w:w="28" w:type="dxa"/>
              <w:bottom w:w="28" w:type="dxa"/>
              <w:right w:w="28" w:type="dxa"/>
            </w:tcMar>
          </w:tcPr>
          <w:p w14:paraId="473DDC2C" w14:textId="77777777" w:rsidR="00AE0B08" w:rsidRPr="00F01C19" w:rsidRDefault="00000000">
            <w:pPr>
              <w:pStyle w:val="Compact"/>
              <w:spacing w:before="0" w:after="0" w:line="240" w:lineRule="auto"/>
              <w:rPr>
                <w:lang w:val="en-GB"/>
                <w:rPrChange w:id="443" w:author="Author">
                  <w:rPr/>
                </w:rPrChange>
              </w:rPr>
            </w:pPr>
            <w:r w:rsidRPr="00F01C19">
              <w:rPr>
                <w:sz w:val="18"/>
                <w:lang w:val="en-GB"/>
                <w:rPrChange w:id="444" w:author="Author">
                  <w:rPr>
                    <w:sz w:val="18"/>
                  </w:rPr>
                </w:rPrChange>
              </w:rPr>
              <w:t>Missing</w:t>
            </w:r>
          </w:p>
        </w:tc>
        <w:tc>
          <w:tcPr>
            <w:tcW w:w="964" w:type="dxa"/>
            <w:tcBorders>
              <w:top w:val="nil"/>
              <w:bottom w:val="nil"/>
            </w:tcBorders>
            <w:tcMar>
              <w:top w:w="28" w:type="dxa"/>
              <w:left w:w="28" w:type="dxa"/>
              <w:bottom w:w="28" w:type="dxa"/>
              <w:right w:w="28" w:type="dxa"/>
            </w:tcMar>
          </w:tcPr>
          <w:p w14:paraId="2B344CAB" w14:textId="77777777" w:rsidR="00AE0B08" w:rsidRPr="00F01C19" w:rsidRDefault="00000000">
            <w:pPr>
              <w:pStyle w:val="Compact"/>
              <w:spacing w:before="0" w:after="0" w:line="240" w:lineRule="auto"/>
              <w:jc w:val="right"/>
              <w:rPr>
                <w:lang w:val="en-GB"/>
                <w:rPrChange w:id="445" w:author="Author">
                  <w:rPr/>
                </w:rPrChange>
              </w:rPr>
            </w:pPr>
            <w:r w:rsidRPr="00F01C19">
              <w:rPr>
                <w:sz w:val="18"/>
                <w:lang w:val="en-GB"/>
                <w:rPrChange w:id="446" w:author="Author">
                  <w:rPr>
                    <w:sz w:val="18"/>
                  </w:rPr>
                </w:rPrChange>
              </w:rPr>
              <w:t>8 (5.4)</w:t>
            </w:r>
          </w:p>
        </w:tc>
      </w:tr>
      <w:tr w:rsidR="008270AF" w14:paraId="17ABA850" w14:textId="77777777" w:rsidTr="008270AF">
        <w:trPr>
          <w:cantSplit/>
          <w:jc w:val="center"/>
        </w:trPr>
        <w:tc>
          <w:tcPr>
            <w:tcW w:w="1247" w:type="dxa"/>
            <w:tcBorders>
              <w:top w:val="nil"/>
              <w:bottom w:val="nil"/>
            </w:tcBorders>
            <w:tcMar>
              <w:top w:w="28" w:type="dxa"/>
              <w:left w:w="28" w:type="dxa"/>
              <w:bottom w:w="28" w:type="dxa"/>
              <w:right w:w="28" w:type="dxa"/>
            </w:tcMar>
          </w:tcPr>
          <w:p w14:paraId="65A74594" w14:textId="77777777" w:rsidR="00AE0B08" w:rsidRPr="00F01C19" w:rsidRDefault="00AE0B08">
            <w:pPr>
              <w:pStyle w:val="Compact"/>
              <w:keepNext/>
              <w:spacing w:before="0" w:after="0" w:line="240" w:lineRule="auto"/>
              <w:rPr>
                <w:lang w:val="en-GB"/>
                <w:rPrChange w:id="447" w:author="Author">
                  <w:rPr/>
                </w:rPrChange>
              </w:rPr>
            </w:pPr>
          </w:p>
        </w:tc>
        <w:tc>
          <w:tcPr>
            <w:tcW w:w="2041" w:type="dxa"/>
            <w:tcBorders>
              <w:top w:val="nil"/>
              <w:bottom w:val="nil"/>
            </w:tcBorders>
            <w:tcMar>
              <w:top w:w="28" w:type="dxa"/>
              <w:left w:w="28" w:type="dxa"/>
              <w:bottom w:w="28" w:type="dxa"/>
              <w:right w:w="28" w:type="dxa"/>
            </w:tcMar>
          </w:tcPr>
          <w:p w14:paraId="5D252A49" w14:textId="77777777" w:rsidR="00AE0B08" w:rsidRPr="00F01C19" w:rsidRDefault="00AE0B08">
            <w:pPr>
              <w:pStyle w:val="Compact"/>
              <w:keepNext/>
              <w:spacing w:before="0" w:after="0" w:line="240" w:lineRule="auto"/>
              <w:rPr>
                <w:lang w:val="en-GB"/>
                <w:rPrChange w:id="448" w:author="Author">
                  <w:rPr/>
                </w:rPrChange>
              </w:rPr>
            </w:pPr>
          </w:p>
        </w:tc>
        <w:tc>
          <w:tcPr>
            <w:tcW w:w="964" w:type="dxa"/>
            <w:tcBorders>
              <w:top w:val="nil"/>
              <w:bottom w:val="nil"/>
            </w:tcBorders>
            <w:tcMar>
              <w:top w:w="28" w:type="dxa"/>
              <w:left w:w="28" w:type="dxa"/>
              <w:bottom w:w="28" w:type="dxa"/>
              <w:right w:w="85" w:type="dxa"/>
            </w:tcMar>
          </w:tcPr>
          <w:p w14:paraId="75D42575" w14:textId="77777777" w:rsidR="00AE0B08" w:rsidRPr="00F01C19" w:rsidRDefault="00AE0B08">
            <w:pPr>
              <w:pStyle w:val="Compact"/>
              <w:keepNext/>
              <w:spacing w:before="0" w:after="0" w:line="240" w:lineRule="auto"/>
              <w:jc w:val="right"/>
              <w:rPr>
                <w:lang w:val="en-GB"/>
                <w:rPrChange w:id="449" w:author="Author">
                  <w:rPr/>
                </w:rPrChange>
              </w:rPr>
            </w:pPr>
          </w:p>
        </w:tc>
        <w:tc>
          <w:tcPr>
            <w:tcW w:w="1247" w:type="dxa"/>
            <w:tcBorders>
              <w:top w:val="single" w:sz="4" w:space="0" w:color="B7B7B7"/>
              <w:bottom w:val="nil"/>
            </w:tcBorders>
            <w:tcMar>
              <w:top w:w="28" w:type="dxa"/>
              <w:left w:w="85" w:type="dxa"/>
              <w:bottom w:w="28" w:type="dxa"/>
              <w:right w:w="28" w:type="dxa"/>
            </w:tcMar>
          </w:tcPr>
          <w:p w14:paraId="66ADEBC4" w14:textId="77777777" w:rsidR="00AE0B08" w:rsidRPr="00F01C19" w:rsidRDefault="00000000">
            <w:pPr>
              <w:pStyle w:val="Compact"/>
              <w:spacing w:before="0" w:after="0" w:line="240" w:lineRule="auto"/>
              <w:rPr>
                <w:lang w:val="en-GB"/>
                <w:rPrChange w:id="450" w:author="Author">
                  <w:rPr/>
                </w:rPrChange>
              </w:rPr>
            </w:pPr>
            <w:r w:rsidRPr="00F01C19">
              <w:rPr>
                <w:b/>
                <w:sz w:val="18"/>
                <w:lang w:val="en-GB"/>
                <w:rPrChange w:id="451" w:author="Author">
                  <w:rPr>
                    <w:b/>
                    <w:sz w:val="18"/>
                  </w:rPr>
                </w:rPrChange>
              </w:rPr>
              <w:t>Perceived bathroom coldness</w:t>
            </w:r>
          </w:p>
        </w:tc>
        <w:tc>
          <w:tcPr>
            <w:tcW w:w="2041" w:type="dxa"/>
            <w:tcBorders>
              <w:top w:val="single" w:sz="4" w:space="0" w:color="B7B7B7"/>
              <w:bottom w:val="nil"/>
            </w:tcBorders>
            <w:tcMar>
              <w:top w:w="28" w:type="dxa"/>
              <w:left w:w="28" w:type="dxa"/>
              <w:bottom w:w="28" w:type="dxa"/>
              <w:right w:w="28" w:type="dxa"/>
            </w:tcMar>
          </w:tcPr>
          <w:p w14:paraId="393ABE8E" w14:textId="2BA0DC82" w:rsidR="00AE0B08" w:rsidRPr="00F01C19" w:rsidRDefault="00000000">
            <w:pPr>
              <w:pStyle w:val="Compact"/>
              <w:spacing w:before="0" w:after="0" w:line="240" w:lineRule="auto"/>
              <w:rPr>
                <w:lang w:val="en-GB"/>
                <w:rPrChange w:id="452" w:author="Author">
                  <w:rPr/>
                </w:rPrChange>
              </w:rPr>
            </w:pPr>
            <w:r w:rsidRPr="00F01C19">
              <w:rPr>
                <w:sz w:val="18"/>
                <w:lang w:val="en-GB"/>
                <w:rPrChange w:id="453" w:author="Author">
                  <w:rPr>
                    <w:sz w:val="18"/>
                  </w:rPr>
                </w:rPrChange>
              </w:rPr>
              <w:t>Coldness score 5</w:t>
            </w:r>
            <w:del w:id="454" w:author="Author" w:date="2026-08-20T15:27:00Z">
              <w:r w:rsidRPr="00F01C19" w:rsidDel="00E27BCE">
                <w:rPr>
                  <w:sz w:val="18"/>
                  <w:lang w:val="en-GB"/>
                  <w:rPrChange w:id="455" w:author="Author">
                    <w:rPr>
                      <w:sz w:val="18"/>
                    </w:rPr>
                  </w:rPrChange>
                </w:rPr>
                <w:delText>-</w:delText>
              </w:r>
            </w:del>
            <w:ins w:id="456" w:author="Author" w:date="2026-08-20T15:27:00Z">
              <w:r w:rsidR="00E27BCE">
                <w:rPr>
                  <w:sz w:val="18"/>
                  <w:lang w:val="en-GB"/>
                </w:rPr>
                <w:t>–</w:t>
              </w:r>
            </w:ins>
            <w:r w:rsidRPr="00F01C19">
              <w:rPr>
                <w:sz w:val="18"/>
                <w:lang w:val="en-GB"/>
                <w:rPrChange w:id="457" w:author="Author">
                  <w:rPr>
                    <w:sz w:val="18"/>
                  </w:rPr>
                </w:rPrChange>
              </w:rPr>
              <w:t>7</w:t>
            </w:r>
          </w:p>
        </w:tc>
        <w:tc>
          <w:tcPr>
            <w:tcW w:w="964" w:type="dxa"/>
            <w:tcBorders>
              <w:top w:val="single" w:sz="4" w:space="0" w:color="B7B7B7"/>
              <w:bottom w:val="nil"/>
            </w:tcBorders>
            <w:tcMar>
              <w:top w:w="28" w:type="dxa"/>
              <w:left w:w="28" w:type="dxa"/>
              <w:bottom w:w="28" w:type="dxa"/>
              <w:right w:w="28" w:type="dxa"/>
            </w:tcMar>
          </w:tcPr>
          <w:p w14:paraId="1DAD2D32" w14:textId="77777777" w:rsidR="00AE0B08" w:rsidRPr="00F01C19" w:rsidRDefault="00000000">
            <w:pPr>
              <w:pStyle w:val="Compact"/>
              <w:spacing w:before="0" w:after="0" w:line="240" w:lineRule="auto"/>
              <w:jc w:val="right"/>
              <w:rPr>
                <w:lang w:val="en-GB"/>
                <w:rPrChange w:id="458" w:author="Author">
                  <w:rPr/>
                </w:rPrChange>
              </w:rPr>
            </w:pPr>
            <w:r w:rsidRPr="00F01C19">
              <w:rPr>
                <w:sz w:val="18"/>
                <w:lang w:val="en-GB"/>
                <w:rPrChange w:id="459" w:author="Author">
                  <w:rPr>
                    <w:sz w:val="18"/>
                  </w:rPr>
                </w:rPrChange>
              </w:rPr>
              <w:t>66 (44.9)</w:t>
            </w:r>
          </w:p>
        </w:tc>
      </w:tr>
      <w:tr w:rsidR="008270AF" w14:paraId="6D0AA668" w14:textId="77777777" w:rsidTr="008270AF">
        <w:trPr>
          <w:cantSplit/>
          <w:jc w:val="center"/>
        </w:trPr>
        <w:tc>
          <w:tcPr>
            <w:tcW w:w="1247" w:type="dxa"/>
            <w:tcBorders>
              <w:top w:val="nil"/>
              <w:bottom w:val="single" w:sz="8" w:space="0" w:color="000000"/>
            </w:tcBorders>
            <w:tcMar>
              <w:top w:w="28" w:type="dxa"/>
              <w:left w:w="28" w:type="dxa"/>
              <w:bottom w:w="28" w:type="dxa"/>
              <w:right w:w="28" w:type="dxa"/>
            </w:tcMar>
          </w:tcPr>
          <w:p w14:paraId="2F64D40A" w14:textId="77777777" w:rsidR="00AE0B08" w:rsidRPr="00F01C19" w:rsidRDefault="00AE0B08">
            <w:pPr>
              <w:pStyle w:val="Compact"/>
              <w:spacing w:before="0" w:after="0" w:line="240" w:lineRule="auto"/>
              <w:rPr>
                <w:lang w:val="en-GB"/>
                <w:rPrChange w:id="460" w:author="Author">
                  <w:rPr/>
                </w:rPrChange>
              </w:rPr>
            </w:pPr>
          </w:p>
        </w:tc>
        <w:tc>
          <w:tcPr>
            <w:tcW w:w="2041" w:type="dxa"/>
            <w:tcBorders>
              <w:top w:val="nil"/>
              <w:bottom w:val="single" w:sz="8" w:space="0" w:color="000000"/>
            </w:tcBorders>
            <w:tcMar>
              <w:top w:w="28" w:type="dxa"/>
              <w:left w:w="28" w:type="dxa"/>
              <w:bottom w:w="28" w:type="dxa"/>
              <w:right w:w="28" w:type="dxa"/>
            </w:tcMar>
          </w:tcPr>
          <w:p w14:paraId="4A274857" w14:textId="77777777" w:rsidR="00AE0B08" w:rsidRPr="00F01C19" w:rsidRDefault="00AE0B08">
            <w:pPr>
              <w:pStyle w:val="Compact"/>
              <w:spacing w:before="0" w:after="0" w:line="240" w:lineRule="auto"/>
              <w:rPr>
                <w:lang w:val="en-GB"/>
                <w:rPrChange w:id="461" w:author="Author">
                  <w:rPr/>
                </w:rPrChange>
              </w:rPr>
            </w:pPr>
          </w:p>
        </w:tc>
        <w:tc>
          <w:tcPr>
            <w:tcW w:w="964" w:type="dxa"/>
            <w:tcBorders>
              <w:top w:val="nil"/>
              <w:bottom w:val="single" w:sz="8" w:space="0" w:color="000000"/>
            </w:tcBorders>
            <w:tcMar>
              <w:top w:w="28" w:type="dxa"/>
              <w:left w:w="28" w:type="dxa"/>
              <w:bottom w:w="28" w:type="dxa"/>
              <w:right w:w="85" w:type="dxa"/>
            </w:tcMar>
          </w:tcPr>
          <w:p w14:paraId="600F2119" w14:textId="77777777" w:rsidR="00AE0B08" w:rsidRPr="00F01C19" w:rsidRDefault="00AE0B08">
            <w:pPr>
              <w:pStyle w:val="Compact"/>
              <w:spacing w:before="0" w:after="0" w:line="240" w:lineRule="auto"/>
              <w:jc w:val="right"/>
              <w:rPr>
                <w:lang w:val="en-GB"/>
                <w:rPrChange w:id="462" w:author="Author">
                  <w:rPr/>
                </w:rPrChange>
              </w:rPr>
            </w:pPr>
          </w:p>
        </w:tc>
        <w:tc>
          <w:tcPr>
            <w:tcW w:w="1247" w:type="dxa"/>
            <w:tcBorders>
              <w:top w:val="single" w:sz="4" w:space="0" w:color="B7B7B7"/>
              <w:bottom w:val="single" w:sz="8" w:space="0" w:color="000000"/>
            </w:tcBorders>
            <w:tcMar>
              <w:top w:w="28" w:type="dxa"/>
              <w:left w:w="85" w:type="dxa"/>
              <w:bottom w:w="28" w:type="dxa"/>
              <w:right w:w="28" w:type="dxa"/>
            </w:tcMar>
          </w:tcPr>
          <w:p w14:paraId="3F75A0B6" w14:textId="77777777" w:rsidR="00AE0B08" w:rsidRPr="00F01C19" w:rsidRDefault="00000000">
            <w:pPr>
              <w:pStyle w:val="Compact"/>
              <w:spacing w:before="0" w:after="0" w:line="240" w:lineRule="auto"/>
              <w:rPr>
                <w:lang w:val="en-GB"/>
                <w:rPrChange w:id="463" w:author="Author">
                  <w:rPr/>
                </w:rPrChange>
              </w:rPr>
            </w:pPr>
            <w:r w:rsidRPr="00F01C19">
              <w:rPr>
                <w:b/>
                <w:sz w:val="18"/>
                <w:lang w:val="en-GB"/>
                <w:rPrChange w:id="464" w:author="Author">
                  <w:rPr>
                    <w:b/>
                    <w:sz w:val="18"/>
                  </w:rPr>
                </w:rPrChange>
              </w:rPr>
              <w:t>Perceived dressing-room coldness</w:t>
            </w:r>
          </w:p>
        </w:tc>
        <w:tc>
          <w:tcPr>
            <w:tcW w:w="2041" w:type="dxa"/>
            <w:tcBorders>
              <w:top w:val="single" w:sz="4" w:space="0" w:color="B7B7B7"/>
              <w:bottom w:val="single" w:sz="8" w:space="0" w:color="000000"/>
            </w:tcBorders>
            <w:tcMar>
              <w:top w:w="28" w:type="dxa"/>
              <w:left w:w="28" w:type="dxa"/>
              <w:bottom w:w="28" w:type="dxa"/>
              <w:right w:w="28" w:type="dxa"/>
            </w:tcMar>
          </w:tcPr>
          <w:p w14:paraId="1EA33DC9" w14:textId="7A7EB67A" w:rsidR="00AE0B08" w:rsidRPr="00F01C19" w:rsidRDefault="00000000">
            <w:pPr>
              <w:pStyle w:val="Compact"/>
              <w:spacing w:before="0" w:after="0" w:line="240" w:lineRule="auto"/>
              <w:rPr>
                <w:lang w:val="en-GB"/>
                <w:rPrChange w:id="465" w:author="Author">
                  <w:rPr/>
                </w:rPrChange>
              </w:rPr>
            </w:pPr>
            <w:r w:rsidRPr="00F01C19">
              <w:rPr>
                <w:sz w:val="18"/>
                <w:lang w:val="en-GB"/>
                <w:rPrChange w:id="466" w:author="Author">
                  <w:rPr>
                    <w:sz w:val="18"/>
                  </w:rPr>
                </w:rPrChange>
              </w:rPr>
              <w:t>Coldness score 5</w:t>
            </w:r>
            <w:del w:id="467" w:author="Author" w:date="2026-08-20T15:27:00Z">
              <w:r w:rsidRPr="00F01C19" w:rsidDel="00E27BCE">
                <w:rPr>
                  <w:sz w:val="18"/>
                  <w:lang w:val="en-GB"/>
                  <w:rPrChange w:id="468" w:author="Author">
                    <w:rPr>
                      <w:sz w:val="18"/>
                    </w:rPr>
                  </w:rPrChange>
                </w:rPr>
                <w:delText>-</w:delText>
              </w:r>
            </w:del>
            <w:ins w:id="469" w:author="Author" w:date="2026-08-20T15:27:00Z">
              <w:r w:rsidR="00E27BCE">
                <w:rPr>
                  <w:sz w:val="18"/>
                  <w:lang w:val="en-GB"/>
                </w:rPr>
                <w:t>–</w:t>
              </w:r>
            </w:ins>
            <w:r w:rsidRPr="00F01C19">
              <w:rPr>
                <w:sz w:val="18"/>
                <w:lang w:val="en-GB"/>
                <w:rPrChange w:id="470" w:author="Author">
                  <w:rPr>
                    <w:sz w:val="18"/>
                  </w:rPr>
                </w:rPrChange>
              </w:rPr>
              <w:t>7</w:t>
            </w:r>
          </w:p>
        </w:tc>
        <w:tc>
          <w:tcPr>
            <w:tcW w:w="964" w:type="dxa"/>
            <w:tcBorders>
              <w:top w:val="single" w:sz="4" w:space="0" w:color="B7B7B7"/>
              <w:bottom w:val="single" w:sz="8" w:space="0" w:color="000000"/>
            </w:tcBorders>
            <w:tcMar>
              <w:top w:w="28" w:type="dxa"/>
              <w:left w:w="28" w:type="dxa"/>
              <w:bottom w:w="28" w:type="dxa"/>
              <w:right w:w="28" w:type="dxa"/>
            </w:tcMar>
          </w:tcPr>
          <w:p w14:paraId="77860F6C" w14:textId="77777777" w:rsidR="00AE0B08" w:rsidRPr="00F01C19" w:rsidRDefault="00000000">
            <w:pPr>
              <w:pStyle w:val="Compact"/>
              <w:spacing w:before="0" w:after="0" w:line="240" w:lineRule="auto"/>
              <w:jc w:val="right"/>
              <w:rPr>
                <w:lang w:val="en-GB"/>
                <w:rPrChange w:id="471" w:author="Author">
                  <w:rPr/>
                </w:rPrChange>
              </w:rPr>
            </w:pPr>
            <w:r w:rsidRPr="00F01C19">
              <w:rPr>
                <w:sz w:val="18"/>
                <w:lang w:val="en-GB"/>
                <w:rPrChange w:id="472" w:author="Author">
                  <w:rPr>
                    <w:sz w:val="18"/>
                  </w:rPr>
                </w:rPrChange>
              </w:rPr>
              <w:t>77 (52.4)</w:t>
            </w:r>
          </w:p>
        </w:tc>
      </w:tr>
    </w:tbl>
    <w:p w14:paraId="4C9ECD81" w14:textId="6D275FA5" w:rsidR="00AE0B08" w:rsidRPr="00F01C19" w:rsidRDefault="00000000">
      <w:pPr>
        <w:pStyle w:val="BodyText"/>
        <w:keepLines/>
        <w:spacing w:before="60" w:after="0" w:line="240" w:lineRule="auto"/>
        <w:rPr>
          <w:lang w:val="en-GB"/>
          <w:rPrChange w:id="473" w:author="Author">
            <w:rPr/>
          </w:rPrChange>
        </w:rPr>
      </w:pPr>
      <w:r w:rsidRPr="00F01C19">
        <w:rPr>
          <w:sz w:val="18"/>
          <w:lang w:val="en-GB"/>
          <w:rPrChange w:id="474" w:author="Author">
            <w:rPr>
              <w:sz w:val="18"/>
            </w:rPr>
          </w:rPrChange>
        </w:rPr>
        <w:t xml:space="preserve">Values are </w:t>
      </w:r>
      <w:ins w:id="475" w:author="Author">
        <w:r w:rsidR="00966D1A" w:rsidRPr="00CE0A49">
          <w:rPr>
            <w:rFonts w:cs="Times New Roman"/>
            <w:sz w:val="18"/>
            <w:lang w:val="en-GB"/>
          </w:rPr>
          <w:t xml:space="preserve">presented as </w:t>
        </w:r>
      </w:ins>
      <w:r w:rsidRPr="00F01C19">
        <w:rPr>
          <w:sz w:val="18"/>
          <w:lang w:val="en-GB"/>
          <w:rPrChange w:id="476" w:author="Author">
            <w:rPr>
              <w:rFonts w:cs="Times New Roman"/>
              <w:sz w:val="18"/>
            </w:rPr>
          </w:rPrChange>
        </w:rPr>
        <w:t>n (%). For central</w:t>
      </w:r>
      <w:ins w:id="477" w:author="Author">
        <w:r w:rsidR="00966D1A" w:rsidRPr="00CE0A49">
          <w:rPr>
            <w:sz w:val="18"/>
            <w:lang w:val="en-GB"/>
          </w:rPr>
          <w:t>-</w:t>
        </w:r>
      </w:ins>
      <w:del w:id="478" w:author="Author">
        <w:r>
          <w:rPr>
            <w:sz w:val="18"/>
          </w:rPr>
          <w:delText xml:space="preserve"> </w:delText>
        </w:r>
      </w:del>
      <w:r w:rsidRPr="00F01C19">
        <w:rPr>
          <w:sz w:val="18"/>
          <w:lang w:val="en-GB"/>
          <w:rPrChange w:id="479" w:author="Author">
            <w:rPr>
              <w:sz w:val="18"/>
            </w:rPr>
          </w:rPrChange>
        </w:rPr>
        <w:t>heating use, 145 of the 154 returned questionnaires had no</w:t>
      </w:r>
      <w:del w:id="480" w:author="Author" w:date="2026-08-20T15:29:00Z">
        <w:r w:rsidRPr="00F01C19" w:rsidDel="009C32E1">
          <w:rPr>
            <w:sz w:val="18"/>
            <w:lang w:val="en-GB"/>
            <w:rPrChange w:id="481" w:author="Author">
              <w:rPr>
                <w:sz w:val="18"/>
              </w:rPr>
            </w:rPrChange>
          </w:rPr>
          <w:delText>n-</w:delText>
        </w:r>
      </w:del>
      <w:ins w:id="482" w:author="Author" w:date="2026-08-20T15:29:00Z">
        <w:r w:rsidR="009C32E1">
          <w:rPr>
            <w:sz w:val="18"/>
            <w:lang w:val="en-GB"/>
          </w:rPr>
          <w:t xml:space="preserve"> </w:t>
        </w:r>
      </w:ins>
      <w:r w:rsidRPr="00F01C19">
        <w:rPr>
          <w:sz w:val="18"/>
          <w:lang w:val="en-GB"/>
          <w:rPrChange w:id="483" w:author="Author">
            <w:rPr>
              <w:sz w:val="18"/>
            </w:rPr>
          </w:rPrChange>
        </w:rPr>
        <w:t xml:space="preserve">missing data; the </w:t>
      </w:r>
      <w:del w:id="484" w:author="Author" w:date="2026-08-20T15:30:00Z">
        <w:r w:rsidRPr="00F01C19" w:rsidDel="0072707F">
          <w:rPr>
            <w:sz w:val="18"/>
            <w:lang w:val="en-GB"/>
            <w:rPrChange w:id="485" w:author="Author">
              <w:rPr>
                <w:sz w:val="18"/>
              </w:rPr>
            </w:rPrChange>
          </w:rPr>
          <w:delText xml:space="preserve">nine </w:delText>
        </w:r>
      </w:del>
      <w:ins w:id="486" w:author="Author" w:date="2026-08-20T15:30:00Z">
        <w:r w:rsidR="0072707F">
          <w:rPr>
            <w:sz w:val="18"/>
            <w:lang w:val="en-GB"/>
          </w:rPr>
          <w:t>9</w:t>
        </w:r>
        <w:r w:rsidR="0072707F" w:rsidRPr="00F01C19">
          <w:rPr>
            <w:sz w:val="18"/>
            <w:lang w:val="en-GB"/>
            <w:rPrChange w:id="487" w:author="Author">
              <w:rPr>
                <w:sz w:val="18"/>
              </w:rPr>
            </w:rPrChange>
          </w:rPr>
          <w:t xml:space="preserve"> </w:t>
        </w:r>
      </w:ins>
      <w:r w:rsidRPr="00F01C19">
        <w:rPr>
          <w:sz w:val="18"/>
          <w:lang w:val="en-GB"/>
          <w:rPrChange w:id="488" w:author="Author">
            <w:rPr>
              <w:sz w:val="18"/>
            </w:rPr>
          </w:rPrChange>
        </w:rPr>
        <w:t>missing responses are shown in a separate row</w:t>
      </w:r>
      <w:r w:rsidRPr="00F01C19">
        <w:rPr>
          <w:sz w:val="18"/>
          <w:lang w:val="en-GB"/>
          <w:rPrChange w:id="489" w:author="Author">
            <w:rPr>
              <w:rFonts w:cs="Times New Roman"/>
              <w:sz w:val="18"/>
            </w:rPr>
          </w:rPrChange>
        </w:rPr>
        <w:t xml:space="preserve"> without a percentage. Percentages for all other characteristics were calculated </w:t>
      </w:r>
      <w:ins w:id="490" w:author="Author">
        <w:r w:rsidR="00966D1A" w:rsidRPr="00CE0A49">
          <w:rPr>
            <w:sz w:val="18"/>
            <w:lang w:val="en-GB"/>
          </w:rPr>
          <w:t>using the</w:t>
        </w:r>
      </w:ins>
      <w:del w:id="491" w:author="Author">
        <w:r>
          <w:rPr>
            <w:sz w:val="18"/>
          </w:rPr>
          <w:delText>with all</w:delText>
        </w:r>
      </w:del>
      <w:r w:rsidRPr="00F01C19">
        <w:rPr>
          <w:sz w:val="18"/>
          <w:lang w:val="en-GB"/>
          <w:rPrChange w:id="492" w:author="Author">
            <w:rPr>
              <w:sz w:val="18"/>
            </w:rPr>
          </w:rPrChange>
        </w:rPr>
        <w:t xml:space="preserve"> 147 respondents in the primary analysis as the denominator. </w:t>
      </w:r>
      <w:ins w:id="493" w:author="Author">
        <w:r w:rsidR="00966D1A" w:rsidRPr="00CE0A49">
          <w:rPr>
            <w:sz w:val="18"/>
            <w:lang w:val="en-GB"/>
          </w:rPr>
          <w:t>The use</w:t>
        </w:r>
      </w:ins>
      <w:del w:id="494" w:author="Author">
        <w:r>
          <w:rPr>
            <w:sz w:val="18"/>
          </w:rPr>
          <w:delText>Use</w:delText>
        </w:r>
      </w:del>
      <w:r w:rsidRPr="00F01C19">
        <w:rPr>
          <w:sz w:val="18"/>
          <w:lang w:val="en-GB"/>
          <w:rPrChange w:id="495" w:author="Author">
            <w:rPr>
              <w:sz w:val="18"/>
            </w:rPr>
          </w:rPrChange>
        </w:rPr>
        <w:t xml:space="preserve"> of other equipment to heat the dressing room or bathroom, excluding the bathroom </w:t>
      </w:r>
      <w:del w:id="496" w:author="Author" w:date="2026-08-20T15:26:00Z">
        <w:r w:rsidRPr="00F01C19" w:rsidDel="00E27BCE">
          <w:rPr>
            <w:sz w:val="18"/>
            <w:lang w:val="en-GB"/>
            <w:rPrChange w:id="497" w:author="Author">
              <w:rPr>
                <w:sz w:val="18"/>
              </w:rPr>
            </w:rPrChange>
          </w:rPr>
          <w:delText xml:space="preserve">heating </w:delText>
        </w:r>
      </w:del>
      <w:r w:rsidRPr="00F01C19">
        <w:rPr>
          <w:sz w:val="18"/>
          <w:lang w:val="en-GB"/>
          <w:rPrChange w:id="498" w:author="Author">
            <w:rPr>
              <w:sz w:val="18"/>
            </w:rPr>
          </w:rPrChange>
        </w:rPr>
        <w:t xml:space="preserve">dryer and central heating, was assessed </w:t>
      </w:r>
      <w:ins w:id="499" w:author="Author">
        <w:r w:rsidR="00F74D75" w:rsidRPr="00CE0A49">
          <w:rPr>
            <w:sz w:val="18"/>
            <w:lang w:val="en-GB"/>
          </w:rPr>
          <w:t>using</w:t>
        </w:r>
      </w:ins>
      <w:del w:id="500" w:author="Author">
        <w:r>
          <w:rPr>
            <w:sz w:val="18"/>
          </w:rPr>
          <w:delText>with</w:delText>
        </w:r>
      </w:del>
      <w:r w:rsidRPr="00F01C19">
        <w:rPr>
          <w:sz w:val="18"/>
          <w:lang w:val="en-GB"/>
          <w:rPrChange w:id="501" w:author="Author">
            <w:rPr>
              <w:sz w:val="18"/>
            </w:rPr>
          </w:rPrChange>
        </w:rPr>
        <w:t xml:space="preserve"> a multiple-response item; therefore, </w:t>
      </w:r>
      <w:ins w:id="502" w:author="Author">
        <w:r w:rsidR="00966D1A" w:rsidRPr="00CE0A49">
          <w:rPr>
            <w:rFonts w:cs="Times New Roman"/>
            <w:sz w:val="18"/>
            <w:lang w:val="en-GB"/>
          </w:rPr>
          <w:t xml:space="preserve">the </w:t>
        </w:r>
      </w:ins>
      <w:r w:rsidRPr="00F01C19">
        <w:rPr>
          <w:sz w:val="18"/>
          <w:lang w:val="en-GB"/>
          <w:rPrChange w:id="503" w:author="Author">
            <w:rPr>
              <w:rFonts w:cs="Times New Roman"/>
              <w:sz w:val="18"/>
            </w:rPr>
          </w:rPrChange>
        </w:rPr>
        <w:t>percentages d</w:t>
      </w:r>
      <w:r w:rsidRPr="00F01C19">
        <w:rPr>
          <w:sz w:val="18"/>
          <w:lang w:val="en-GB"/>
          <w:rPrChange w:id="504" w:author="Author">
            <w:rPr>
              <w:sz w:val="18"/>
            </w:rPr>
          </w:rPrChange>
        </w:rPr>
        <w:t xml:space="preserve">o not sum </w:t>
      </w:r>
      <w:r w:rsidRPr="00F01C19">
        <w:rPr>
          <w:sz w:val="18"/>
          <w:lang w:val="en-GB"/>
          <w:rPrChange w:id="505" w:author="Author">
            <w:rPr>
              <w:rFonts w:cs="Times New Roman"/>
              <w:sz w:val="18"/>
            </w:rPr>
          </w:rPrChange>
        </w:rPr>
        <w:t xml:space="preserve">to 100%. The </w:t>
      </w:r>
      <w:del w:id="506" w:author="Author" w:date="2026-08-20T15:30:00Z">
        <w:r w:rsidRPr="00F01C19" w:rsidDel="0072707F">
          <w:rPr>
            <w:sz w:val="18"/>
            <w:lang w:val="en-GB"/>
            <w:rPrChange w:id="507" w:author="Author">
              <w:rPr>
                <w:rFonts w:cs="Times New Roman"/>
                <w:sz w:val="18"/>
              </w:rPr>
            </w:rPrChange>
          </w:rPr>
          <w:delText xml:space="preserve">eight </w:delText>
        </w:r>
      </w:del>
      <w:ins w:id="508" w:author="Author" w:date="2026-08-20T15:30:00Z">
        <w:r w:rsidR="0072707F">
          <w:rPr>
            <w:sz w:val="18"/>
            <w:lang w:val="en-GB"/>
          </w:rPr>
          <w:t>8</w:t>
        </w:r>
        <w:r w:rsidR="0072707F" w:rsidRPr="00F01C19">
          <w:rPr>
            <w:sz w:val="18"/>
            <w:lang w:val="en-GB"/>
            <w:rPrChange w:id="509" w:author="Author">
              <w:rPr>
                <w:rFonts w:cs="Times New Roman"/>
                <w:sz w:val="18"/>
              </w:rPr>
            </w:rPrChange>
          </w:rPr>
          <w:t xml:space="preserve"> </w:t>
        </w:r>
      </w:ins>
      <w:r w:rsidRPr="00F01C19">
        <w:rPr>
          <w:sz w:val="18"/>
          <w:lang w:val="en-GB"/>
          <w:rPrChange w:id="510" w:author="Author">
            <w:rPr>
              <w:rFonts w:cs="Times New Roman"/>
              <w:sz w:val="18"/>
            </w:rPr>
          </w:rPrChange>
        </w:rPr>
        <w:t xml:space="preserve">missing responses </w:t>
      </w:r>
      <w:commentRangeStart w:id="511"/>
      <w:ins w:id="512" w:author="Author">
        <w:r w:rsidR="00966D1A" w:rsidRPr="00CE0A49">
          <w:rPr>
            <w:sz w:val="18"/>
            <w:lang w:val="en-GB"/>
          </w:rPr>
          <w:t>for</w:t>
        </w:r>
      </w:ins>
      <w:del w:id="513" w:author="Author">
        <w:r>
          <w:rPr>
            <w:sz w:val="18"/>
          </w:rPr>
          <w:delText>to</w:delText>
        </w:r>
      </w:del>
      <w:r w:rsidRPr="00F01C19">
        <w:rPr>
          <w:sz w:val="18"/>
          <w:lang w:val="en-GB"/>
          <w:rPrChange w:id="514" w:author="Author">
            <w:rPr>
              <w:sz w:val="18"/>
            </w:rPr>
          </w:rPrChange>
        </w:rPr>
        <w:t xml:space="preserve"> </w:t>
      </w:r>
      <w:commentRangeEnd w:id="511"/>
      <w:r w:rsidR="00F76E83">
        <w:rPr>
          <w:rStyle w:val="CommentReference"/>
        </w:rPr>
        <w:commentReference w:id="511"/>
      </w:r>
      <w:r w:rsidRPr="00F01C19">
        <w:rPr>
          <w:sz w:val="18"/>
          <w:lang w:val="en-GB"/>
          <w:rPrChange w:id="515" w:author="Author">
            <w:rPr>
              <w:sz w:val="18"/>
            </w:rPr>
          </w:rPrChange>
        </w:rPr>
        <w:t>this item are shown in a separate row</w:t>
      </w:r>
      <w:r w:rsidRPr="00F01C19">
        <w:rPr>
          <w:sz w:val="18"/>
          <w:lang w:val="en-GB"/>
          <w:rPrChange w:id="516" w:author="Author">
            <w:rPr>
              <w:rFonts w:cs="Times New Roman"/>
              <w:sz w:val="18"/>
            </w:rPr>
          </w:rPrChange>
        </w:rPr>
        <w:t>, with the percentage calculated using</w:t>
      </w:r>
      <w:r>
        <w:rPr>
          <w:rFonts w:cs="Times New Roman"/>
          <w:sz w:val="18"/>
        </w:rPr>
        <w:t xml:space="preserve"> </w:t>
      </w:r>
      <w:r>
        <w:rPr>
          <w:sz w:val="18"/>
        </w:rPr>
        <w:t>the</w:t>
      </w:r>
      <w:r w:rsidRPr="00F01C19">
        <w:rPr>
          <w:sz w:val="18"/>
          <w:lang w:val="en-GB"/>
          <w:rPrChange w:id="517" w:author="Author">
            <w:rPr>
              <w:sz w:val="18"/>
            </w:rPr>
          </w:rPrChange>
        </w:rPr>
        <w:t xml:space="preserve"> 147 respondents as the denominator. For the bathroom and dressing room, </w:t>
      </w:r>
      <w:r w:rsidRPr="00F01C19">
        <w:rPr>
          <w:sz w:val="18"/>
          <w:lang w:val="en-GB"/>
          <w:rPrChange w:id="518" w:author="Author">
            <w:rPr>
              <w:rFonts w:cs="Times New Roman"/>
              <w:sz w:val="18"/>
            </w:rPr>
          </w:rPrChange>
        </w:rPr>
        <w:t>perceived thermal sensation was rated on a 7-point scale</w:t>
      </w:r>
      <w:ins w:id="519" w:author="Author" w:date="2026-08-20T15:31:00Z">
        <w:r w:rsidR="0072707F">
          <w:rPr>
            <w:sz w:val="18"/>
            <w:lang w:val="en-GB"/>
          </w:rPr>
          <w:t>,</w:t>
        </w:r>
      </w:ins>
      <w:r w:rsidRPr="00F01C19">
        <w:rPr>
          <w:sz w:val="18"/>
          <w:lang w:val="en-GB"/>
          <w:rPrChange w:id="520" w:author="Author">
            <w:rPr>
              <w:rFonts w:cs="Times New Roman"/>
              <w:sz w:val="18"/>
            </w:rPr>
          </w:rPrChange>
        </w:rPr>
        <w:t xml:space="preserve"> from 1 (very warm) to 7 (very cold)</w:t>
      </w:r>
      <w:ins w:id="521" w:author="Author" w:date="2026-08-20T15:31:00Z">
        <w:r w:rsidR="0072707F">
          <w:rPr>
            <w:sz w:val="18"/>
            <w:lang w:val="en-GB"/>
          </w:rPr>
          <w:t>:</w:t>
        </w:r>
      </w:ins>
      <w:del w:id="522" w:author="Author" w:date="2026-08-20T15:31:00Z">
        <w:r w:rsidRPr="00F01C19" w:rsidDel="0072707F">
          <w:rPr>
            <w:sz w:val="18"/>
            <w:lang w:val="en-GB"/>
            <w:rPrChange w:id="523" w:author="Author">
              <w:rPr>
                <w:rFonts w:cs="Times New Roman"/>
                <w:sz w:val="18"/>
              </w:rPr>
            </w:rPrChange>
          </w:rPr>
          <w:delText>, and</w:delText>
        </w:r>
      </w:del>
      <w:r w:rsidRPr="00F01C19">
        <w:rPr>
          <w:sz w:val="18"/>
          <w:lang w:val="en-GB"/>
          <w:rPrChange w:id="524" w:author="Author">
            <w:rPr>
              <w:rFonts w:cs="Times New Roman"/>
              <w:sz w:val="18"/>
            </w:rPr>
          </w:rPrChange>
        </w:rPr>
        <w:t xml:space="preserve"> the ratings were treated as the respective coldness scores; only the coldness score 5</w:t>
      </w:r>
      <w:del w:id="525" w:author="Author" w:date="2026-08-20T15:27:00Z">
        <w:r w:rsidRPr="00F01C19" w:rsidDel="00E27BCE">
          <w:rPr>
            <w:sz w:val="18"/>
            <w:lang w:val="en-GB"/>
            <w:rPrChange w:id="526" w:author="Author">
              <w:rPr>
                <w:rFonts w:cs="Times New Roman"/>
                <w:sz w:val="18"/>
              </w:rPr>
            </w:rPrChange>
          </w:rPr>
          <w:delText>-</w:delText>
        </w:r>
      </w:del>
      <w:ins w:id="527" w:author="Author" w:date="2026-08-20T15:27:00Z">
        <w:r w:rsidR="00E27BCE">
          <w:rPr>
            <w:sz w:val="18"/>
            <w:lang w:val="en-GB"/>
          </w:rPr>
          <w:t>–</w:t>
        </w:r>
      </w:ins>
      <w:r w:rsidRPr="00F01C19">
        <w:rPr>
          <w:sz w:val="18"/>
          <w:lang w:val="en-GB"/>
          <w:rPrChange w:id="528" w:author="Author">
            <w:rPr>
              <w:rFonts w:cs="Times New Roman"/>
              <w:sz w:val="18"/>
            </w:rPr>
          </w:rPrChange>
        </w:rPr>
        <w:t xml:space="preserve">7 group </w:t>
      </w:r>
      <w:r w:rsidRPr="00F01C19">
        <w:rPr>
          <w:sz w:val="18"/>
          <w:lang w:val="en-GB"/>
          <w:rPrChange w:id="529" w:author="Author">
            <w:rPr>
              <w:sz w:val="18"/>
            </w:rPr>
          </w:rPrChange>
        </w:rPr>
        <w:t>is shown for each room.</w:t>
      </w:r>
    </w:p>
    <w:p w14:paraId="033EB318" w14:textId="237B28E9" w:rsidR="00AE0B08" w:rsidRPr="00F01C19" w:rsidRDefault="00000000">
      <w:pPr>
        <w:pStyle w:val="Heading2"/>
        <w:pageBreakBefore/>
        <w:rPr>
          <w:lang w:val="en-GB"/>
          <w:rPrChange w:id="530" w:author="Author">
            <w:rPr/>
          </w:rPrChange>
        </w:rPr>
      </w:pPr>
      <w:bookmarkStart w:id="531" w:name="figure-legends"/>
      <w:bookmarkEnd w:id="224"/>
      <w:bookmarkEnd w:id="227"/>
      <w:r w:rsidRPr="00F01C19">
        <w:rPr>
          <w:rFonts w:ascii="Times New Roman" w:hAnsi="Times New Roman"/>
          <w:lang w:val="en-GB"/>
          <w:rPrChange w:id="532" w:author="Author">
            <w:rPr>
              <w:rFonts w:ascii="Times New Roman" w:eastAsia="Yu Mincho" w:hAnsi="Times New Roman"/>
            </w:rPr>
          </w:rPrChange>
        </w:rPr>
        <w:lastRenderedPageBreak/>
        <w:t xml:space="preserve">Figure </w:t>
      </w:r>
      <w:ins w:id="533" w:author="Author">
        <w:r w:rsidR="00966D1A" w:rsidRPr="00CE0A49">
          <w:rPr>
            <w:rFonts w:ascii="Times New Roman" w:eastAsia="Yu Mincho" w:hAnsi="Times New Roman"/>
            <w:lang w:val="en-GB"/>
          </w:rPr>
          <w:t>Legend</w:t>
        </w:r>
      </w:ins>
      <w:del w:id="534" w:author="Author">
        <w:r>
          <w:rPr>
            <w:rFonts w:ascii="Times New Roman" w:eastAsia="Yu Mincho" w:hAnsi="Times New Roman"/>
          </w:rPr>
          <w:delText>Legends</w:delText>
        </w:r>
      </w:del>
    </w:p>
    <w:p w14:paraId="17696268" w14:textId="7561B5A9" w:rsidR="00AE0B08" w:rsidRPr="00F01C19" w:rsidRDefault="00000000">
      <w:pPr>
        <w:pStyle w:val="Heading3"/>
        <w:rPr>
          <w:lang w:val="en-GB"/>
          <w:rPrChange w:id="535" w:author="Author">
            <w:rPr/>
          </w:rPrChange>
        </w:rPr>
      </w:pPr>
      <w:bookmarkStart w:id="536" w:name="Xb35c0bd38c3ce53c16310dd00e07ccdd38d877a"/>
      <w:r w:rsidRPr="00F01C19">
        <w:rPr>
          <w:lang w:val="en-GB"/>
          <w:rPrChange w:id="537" w:author="Author">
            <w:rPr>
              <w:rFonts w:eastAsia="Yu Mincho"/>
            </w:rPr>
          </w:rPrChange>
        </w:rPr>
        <w:t xml:space="preserve">Fig. 1. Reasons for non-installation or non-use of a bathroom </w:t>
      </w:r>
      <w:del w:id="538" w:author="Author" w:date="2026-08-20T15:26:00Z">
        <w:r w:rsidRPr="00F01C19" w:rsidDel="00E27BCE">
          <w:rPr>
            <w:lang w:val="en-GB"/>
            <w:rPrChange w:id="539" w:author="Author">
              <w:rPr>
                <w:rFonts w:eastAsia="Yu Mincho"/>
              </w:rPr>
            </w:rPrChange>
          </w:rPr>
          <w:delText xml:space="preserve">heating </w:delText>
        </w:r>
      </w:del>
      <w:r w:rsidRPr="00F01C19">
        <w:rPr>
          <w:lang w:val="en-GB"/>
          <w:rPrChange w:id="540" w:author="Author">
            <w:rPr>
              <w:rFonts w:eastAsia="Yu Mincho"/>
            </w:rPr>
          </w:rPrChange>
        </w:rPr>
        <w:t>dryer, by perceived bathroom coldness</w:t>
      </w:r>
    </w:p>
    <w:p w14:paraId="40F0FC96" w14:textId="4862ED2A" w:rsidR="00AE0B08" w:rsidRPr="00F01C19" w:rsidRDefault="00000000">
      <w:pPr>
        <w:pStyle w:val="FirstParagraph"/>
        <w:rPr>
          <w:lang w:val="en-GB"/>
          <w:rPrChange w:id="541" w:author="Author">
            <w:rPr/>
          </w:rPrChange>
        </w:rPr>
      </w:pPr>
      <w:r w:rsidRPr="00F01C19">
        <w:rPr>
          <w:lang w:val="en-GB"/>
          <w:rPrChange w:id="542" w:author="Author">
            <w:rPr/>
          </w:rPrChange>
        </w:rPr>
        <w:t xml:space="preserve">The analysis included 112 respondents who had not installed a bathroom </w:t>
      </w:r>
      <w:del w:id="543" w:author="Author" w:date="2026-08-20T15:27:00Z">
        <w:r w:rsidRPr="00F01C19" w:rsidDel="00E27BCE">
          <w:rPr>
            <w:lang w:val="en-GB"/>
            <w:rPrChange w:id="544" w:author="Author">
              <w:rPr/>
            </w:rPrChange>
          </w:rPr>
          <w:delText xml:space="preserve">heating </w:delText>
        </w:r>
      </w:del>
      <w:r w:rsidRPr="00F01C19">
        <w:rPr>
          <w:lang w:val="en-GB"/>
          <w:rPrChange w:id="545" w:author="Author">
            <w:rPr/>
          </w:rPrChange>
        </w:rPr>
        <w:t xml:space="preserve">dryer or </w:t>
      </w:r>
      <w:del w:id="546" w:author="Author">
        <w:r>
          <w:delText xml:space="preserve">who </w:delText>
        </w:r>
      </w:del>
      <w:r w:rsidRPr="00F01C19">
        <w:rPr>
          <w:lang w:val="en-GB"/>
          <w:rPrChange w:id="547" w:author="Author">
            <w:rPr/>
          </w:rPrChange>
        </w:rPr>
        <w:t>had installed one but did not use it for heating. The left and right panels show the bathroom coldness score 1</w:t>
      </w:r>
      <w:del w:id="548" w:author="Author" w:date="2026-08-20T15:27:00Z">
        <w:r w:rsidRPr="00F01C19" w:rsidDel="00E27BCE">
          <w:rPr>
            <w:lang w:val="en-GB"/>
            <w:rPrChange w:id="549" w:author="Author">
              <w:rPr/>
            </w:rPrChange>
          </w:rPr>
          <w:delText>-</w:delText>
        </w:r>
      </w:del>
      <w:ins w:id="550" w:author="Author" w:date="2026-08-20T15:27:00Z">
        <w:r w:rsidR="00E27BCE">
          <w:rPr>
            <w:lang w:val="en-GB"/>
          </w:rPr>
          <w:t>–</w:t>
        </w:r>
      </w:ins>
      <w:r w:rsidRPr="00F01C19">
        <w:rPr>
          <w:lang w:val="en-GB"/>
          <w:rPrChange w:id="551" w:author="Author">
            <w:rPr/>
          </w:rPrChange>
        </w:rPr>
        <w:t xml:space="preserve">4 </w:t>
      </w:r>
      <w:del w:id="552" w:author="Author" w:date="2026-08-20T15:32:00Z">
        <w:r w:rsidRPr="00F01C19" w:rsidDel="00277B9D">
          <w:rPr>
            <w:lang w:val="en-GB"/>
            <w:rPrChange w:id="553" w:author="Author">
              <w:rPr/>
            </w:rPrChange>
          </w:rPr>
          <w:delText xml:space="preserve">group </w:delText>
        </w:r>
      </w:del>
      <w:r w:rsidRPr="00F01C19">
        <w:rPr>
          <w:lang w:val="en-GB"/>
          <w:rPrChange w:id="554" w:author="Author">
            <w:rPr/>
          </w:rPrChange>
        </w:rPr>
        <w:t xml:space="preserve">(n = 50) and </w:t>
      </w:r>
      <w:del w:id="555" w:author="Author" w:date="2026-08-20T15:32:00Z">
        <w:r w:rsidRPr="00F01C19" w:rsidDel="00277B9D">
          <w:rPr>
            <w:lang w:val="en-GB"/>
            <w:rPrChange w:id="556" w:author="Author">
              <w:rPr/>
            </w:rPrChange>
          </w:rPr>
          <w:delText xml:space="preserve">the bathroom coldness score </w:delText>
        </w:r>
      </w:del>
      <w:r w:rsidRPr="00F01C19">
        <w:rPr>
          <w:lang w:val="en-GB"/>
          <w:rPrChange w:id="557" w:author="Author">
            <w:rPr/>
          </w:rPrChange>
        </w:rPr>
        <w:t>5</w:t>
      </w:r>
      <w:del w:id="558" w:author="Author" w:date="2026-08-20T15:27:00Z">
        <w:r w:rsidRPr="00F01C19" w:rsidDel="00E27BCE">
          <w:rPr>
            <w:lang w:val="en-GB"/>
            <w:rPrChange w:id="559" w:author="Author">
              <w:rPr/>
            </w:rPrChange>
          </w:rPr>
          <w:delText>-</w:delText>
        </w:r>
      </w:del>
      <w:ins w:id="560" w:author="Author" w:date="2026-08-20T15:27:00Z">
        <w:r w:rsidR="00E27BCE">
          <w:rPr>
            <w:lang w:val="en-GB"/>
          </w:rPr>
          <w:t>–</w:t>
        </w:r>
      </w:ins>
      <w:r w:rsidRPr="00F01C19">
        <w:rPr>
          <w:lang w:val="en-GB"/>
          <w:rPrChange w:id="561" w:author="Author">
            <w:rPr/>
          </w:rPrChange>
        </w:rPr>
        <w:t>7 group</w:t>
      </w:r>
      <w:ins w:id="562" w:author="Author" w:date="2026-08-20T15:32:00Z">
        <w:r w:rsidR="00277B9D">
          <w:rPr>
            <w:lang w:val="en-GB"/>
          </w:rPr>
          <w:t>s</w:t>
        </w:r>
      </w:ins>
      <w:r w:rsidRPr="00F01C19">
        <w:rPr>
          <w:lang w:val="en-GB"/>
          <w:rPrChange w:id="563" w:author="Author">
            <w:rPr/>
          </w:rPrChange>
        </w:rPr>
        <w:t xml:space="preserve"> (n = 62), respectively</w:t>
      </w:r>
      <w:ins w:id="564" w:author="Author">
        <w:r w:rsidR="00966D1A" w:rsidRPr="00CE0A49">
          <w:rPr>
            <w:lang w:val="en-GB"/>
          </w:rPr>
          <w:t>. Both</w:t>
        </w:r>
      </w:ins>
      <w:del w:id="565" w:author="Author">
        <w:r>
          <w:delText>; both</w:delText>
        </w:r>
      </w:del>
      <w:r w:rsidRPr="00F01C19">
        <w:rPr>
          <w:lang w:val="en-GB"/>
          <w:rPrChange w:id="566" w:author="Author">
            <w:rPr/>
          </w:rPrChange>
        </w:rPr>
        <w:t xml:space="preserve"> panels use the same axis scale and bar style. Reasons were collected as multiple responses; therefore, </w:t>
      </w:r>
      <w:ins w:id="567" w:author="Author">
        <w:r w:rsidR="00966D1A" w:rsidRPr="00CE0A49">
          <w:rPr>
            <w:rFonts w:cs="Times New Roman"/>
            <w:lang w:val="en-GB"/>
          </w:rPr>
          <w:t xml:space="preserve">the </w:t>
        </w:r>
      </w:ins>
      <w:r w:rsidRPr="00F01C19">
        <w:rPr>
          <w:lang w:val="en-GB"/>
          <w:rPrChange w:id="568" w:author="Author">
            <w:rPr>
              <w:rFonts w:cs="Times New Roman"/>
            </w:rPr>
          </w:rPrChange>
        </w:rPr>
        <w:t xml:space="preserve">percentages do not sum to 100%. “No need” (reason 1) corresponds to the response option “The bathroom is already warm enough, so a bathroom </w:t>
      </w:r>
      <w:del w:id="569" w:author="Author" w:date="2026-08-20T15:27:00Z">
        <w:r w:rsidRPr="00F01C19" w:rsidDel="00E27BCE">
          <w:rPr>
            <w:lang w:val="en-GB"/>
            <w:rPrChange w:id="570" w:author="Author">
              <w:rPr>
                <w:rFonts w:cs="Times New Roman"/>
              </w:rPr>
            </w:rPrChange>
          </w:rPr>
          <w:delText xml:space="preserve">heating </w:delText>
        </w:r>
      </w:del>
      <w:r w:rsidRPr="00F01C19">
        <w:rPr>
          <w:lang w:val="en-GB"/>
          <w:rPrChange w:id="571" w:author="Author">
            <w:rPr>
              <w:rFonts w:cs="Times New Roman"/>
            </w:rPr>
          </w:rPrChange>
        </w:rPr>
        <w:t>dryer is not needed.” Cost-related or housing/installation-related constraints comprise reasons 2</w:t>
      </w:r>
      <w:del w:id="572" w:author="Author" w:date="2026-08-20T15:28:00Z">
        <w:r w:rsidRPr="00F01C19" w:rsidDel="00E27BCE">
          <w:rPr>
            <w:lang w:val="en-GB"/>
            <w:rPrChange w:id="573" w:author="Author">
              <w:rPr>
                <w:rFonts w:cs="Times New Roman"/>
              </w:rPr>
            </w:rPrChange>
          </w:rPr>
          <w:delText>-</w:delText>
        </w:r>
      </w:del>
      <w:ins w:id="574" w:author="Author" w:date="2026-08-20T15:28:00Z">
        <w:r w:rsidR="00E27BCE">
          <w:rPr>
            <w:lang w:val="en-GB"/>
          </w:rPr>
          <w:t>–</w:t>
        </w:r>
      </w:ins>
      <w:r w:rsidRPr="00F01C19">
        <w:rPr>
          <w:lang w:val="en-GB"/>
          <w:rPrChange w:id="575" w:author="Author">
            <w:rPr>
              <w:rFonts w:cs="Times New Roman"/>
            </w:rPr>
          </w:rPrChange>
        </w:rPr>
        <w:t>5 (electricity costs, installation cost, housing structure, and inability to undertake construction work in rented housing</w:t>
      </w:r>
      <w:r>
        <w:rPr>
          <w:rFonts w:cs="Times New Roman"/>
        </w:rPr>
        <w:t>)</w:t>
      </w:r>
      <w:r>
        <w:t>;</w:t>
      </w:r>
      <w:r w:rsidRPr="00F01C19">
        <w:rPr>
          <w:lang w:val="en-GB"/>
          <w:rPrChange w:id="576" w:author="Author">
            <w:rPr/>
          </w:rPrChange>
        </w:rPr>
        <w:t xml:space="preserve"> cost-related reasons comprise</w:t>
      </w:r>
      <w:r w:rsidRPr="00F01C19">
        <w:rPr>
          <w:lang w:val="en-GB"/>
          <w:rPrChange w:id="577" w:author="Author">
            <w:rPr>
              <w:rFonts w:cs="Times New Roman"/>
            </w:rPr>
          </w:rPrChange>
        </w:rPr>
        <w:t xml:space="preserve"> reasons 2 and 3</w:t>
      </w:r>
      <w:ins w:id="578" w:author="Author">
        <w:r w:rsidR="00966D1A" w:rsidRPr="00CE0A49">
          <w:rPr>
            <w:lang w:val="en-GB"/>
          </w:rPr>
          <w:t>,</w:t>
        </w:r>
      </w:ins>
      <w:del w:id="579" w:author="Author">
        <w:r>
          <w:delText>;</w:delText>
        </w:r>
      </w:del>
      <w:r w:rsidRPr="00F01C19">
        <w:rPr>
          <w:lang w:val="en-GB"/>
          <w:rPrChange w:id="580" w:author="Author">
            <w:rPr/>
          </w:rPrChange>
        </w:rPr>
        <w:t xml:space="preserve"> and housing/installation-related reasons comprise</w:t>
      </w:r>
      <w:r w:rsidRPr="00F01C19">
        <w:rPr>
          <w:lang w:val="en-GB"/>
          <w:rPrChange w:id="581" w:author="Author">
            <w:rPr>
              <w:rFonts w:cs="Times New Roman"/>
            </w:rPr>
          </w:rPrChange>
        </w:rPr>
        <w:t xml:space="preserve"> reasons 4 and 5. The categories shown are not mutually exclusive</w:t>
      </w:r>
      <w:ins w:id="582" w:author="Author">
        <w:r w:rsidR="00966D1A" w:rsidRPr="00CE0A49">
          <w:rPr>
            <w:lang w:val="en-GB"/>
          </w:rPr>
          <w:t>. Accordingly</w:t>
        </w:r>
      </w:ins>
      <w:del w:id="583" w:author="Author">
        <w:r>
          <w:delText>; accordingly</w:delText>
        </w:r>
      </w:del>
      <w:r w:rsidRPr="00F01C19">
        <w:rPr>
          <w:lang w:val="en-GB"/>
          <w:rPrChange w:id="584" w:author="Author">
            <w:rPr/>
          </w:rPrChange>
        </w:rPr>
        <w:t xml:space="preserve">, the sum of </w:t>
      </w:r>
      <w:del w:id="585" w:author="Author" w:date="2026-08-20T15:33:00Z">
        <w:r w:rsidRPr="00F01C19" w:rsidDel="00135F93">
          <w:rPr>
            <w:lang w:val="en-GB"/>
            <w:rPrChange w:id="586" w:author="Author">
              <w:rPr/>
            </w:rPrChange>
          </w:rPr>
          <w:delText xml:space="preserve">the </w:delText>
        </w:r>
      </w:del>
      <w:r w:rsidRPr="00F01C19">
        <w:rPr>
          <w:lang w:val="en-GB"/>
          <w:rPrChange w:id="587" w:author="Author">
            <w:rPr/>
          </w:rPrChange>
        </w:rPr>
        <w:t>counts for the cost-related and housing/installation-related categories can exceed the count for the combined category. Bars show n/N (%), where N is the number of respondents in the corresponding bathroom coldness score group. Confidence intervals are not shown</w:t>
      </w:r>
      <w:r>
        <w:t>,</w:t>
      </w:r>
      <w:r w:rsidRPr="00F01C19">
        <w:rPr>
          <w:lang w:val="en-GB"/>
          <w:rPrChange w:id="588" w:author="Author">
            <w:rPr/>
          </w:rPrChange>
        </w:rPr>
        <w:t xml:space="preserve"> and no statistical tests </w:t>
      </w:r>
      <w:ins w:id="589" w:author="Author">
        <w:r w:rsidR="00966D1A" w:rsidRPr="00CE0A49">
          <w:rPr>
            <w:lang w:val="en-GB"/>
          </w:rPr>
          <w:t>for</w:t>
        </w:r>
      </w:ins>
      <w:del w:id="590" w:author="Author">
        <w:r>
          <w:delText>of</w:delText>
        </w:r>
      </w:del>
      <w:r w:rsidRPr="00F01C19">
        <w:rPr>
          <w:lang w:val="en-GB"/>
          <w:rPrChange w:id="591" w:author="Author">
            <w:rPr/>
          </w:rPrChange>
        </w:rPr>
        <w:t xml:space="preserve"> between-group differences were performed.</w:t>
      </w:r>
    </w:p>
    <w:p w14:paraId="7816D7F0" w14:textId="77777777" w:rsidR="00AE0B08" w:rsidRDefault="00000000">
      <w:pPr>
        <w:pStyle w:val="Heading2"/>
        <w:pageBreakBefore/>
      </w:pPr>
      <w:bookmarkStart w:id="592" w:name="figures"/>
      <w:bookmarkEnd w:id="531"/>
      <w:bookmarkEnd w:id="536"/>
      <w:r>
        <w:rPr>
          <w:rFonts w:ascii="Times New Roman" w:eastAsia="Yu Mincho" w:hAnsi="Times New Roman"/>
        </w:rPr>
        <w:lastRenderedPageBreak/>
        <w:t>Figure</w:t>
      </w:r>
      <w:del w:id="593" w:author="Author" w:date="2026-08-20T15:33:00Z">
        <w:r w:rsidDel="00135F93">
          <w:rPr>
            <w:rFonts w:ascii="Times New Roman" w:eastAsia="Yu Mincho" w:hAnsi="Times New Roman"/>
          </w:rPr>
          <w:delText>s</w:delText>
        </w:r>
      </w:del>
    </w:p>
    <w:p w14:paraId="1F66FD0A" w14:textId="77777777" w:rsidR="00AE0B08" w:rsidRPr="00F01C19" w:rsidRDefault="00000000">
      <w:pPr>
        <w:pStyle w:val="Heading3"/>
        <w:rPr>
          <w:lang w:val="en-GB"/>
          <w:rPrChange w:id="594" w:author="Author">
            <w:rPr/>
          </w:rPrChange>
        </w:rPr>
      </w:pPr>
      <w:bookmarkStart w:id="595" w:name="figure-1"/>
      <w:r w:rsidRPr="00F01C19">
        <w:rPr>
          <w:lang w:val="en-GB"/>
          <w:rPrChange w:id="596" w:author="Author">
            <w:rPr>
              <w:rFonts w:eastAsia="Yu Mincho"/>
            </w:rPr>
          </w:rPrChange>
        </w:rPr>
        <w:t>Figure 1</w:t>
      </w:r>
    </w:p>
    <w:p w14:paraId="4D061D02" w14:textId="77777777" w:rsidR="00AE0B08" w:rsidRPr="00F01C19" w:rsidRDefault="00000000">
      <w:pPr>
        <w:pStyle w:val="FirstParagraph"/>
        <w:spacing w:line="240" w:lineRule="auto"/>
        <w:rPr>
          <w:lang w:val="en-GB"/>
          <w:rPrChange w:id="597" w:author="Author">
            <w:rPr/>
          </w:rPrChange>
        </w:rPr>
      </w:pPr>
      <w:commentRangeStart w:id="598"/>
      <w:r w:rsidRPr="00F01C19">
        <w:rPr>
          <w:lang w:val="en-GB"/>
          <w:rPrChange w:id="599" w:author="Author">
            <w:rPr>
              <w:noProof/>
            </w:rPr>
          </w:rPrChange>
        </w:rPr>
        <w:drawing>
          <wp:inline distT="0" distB="0" distL="0" distR="0" wp14:anchorId="2795F462" wp14:editId="3ECD2859">
            <wp:extent cx="5334000" cy="2711845"/>
            <wp:effectExtent l="0" t="0" r="0" b="0"/>
            <wp:docPr id="33" name="Picture" descr="deliverables/figures/onki_short_report_figure1_reasons_by_bathroom_coldness_en.png"/>
            <wp:cNvGraphicFramePr/>
            <a:graphic xmlns:a="http://schemas.openxmlformats.org/drawingml/2006/main">
              <a:graphicData uri="http://schemas.openxmlformats.org/drawingml/2006/picture">
                <pic:pic xmlns:pic="http://schemas.openxmlformats.org/drawingml/2006/picture">
                  <pic:nvPicPr>
                    <pic:cNvPr id="33" name="Picture" descr="deliverables/figures/onki_short_report_figure1_reasons_by_bathroom_coldness_en.png"/>
                    <pic:cNvPicPr>
                      <a:picLocks noChangeAspect="1" noChangeArrowheads="1"/>
                    </pic:cNvPicPr>
                  </pic:nvPicPr>
                  <pic:blipFill>
                    <a:blip r:embed="rId9"/>
                    <a:stretch>
                      <a:fillRect/>
                    </a:stretch>
                  </pic:blipFill>
                  <pic:spPr bwMode="auto">
                    <a:xfrm>
                      <a:off x="0" y="0"/>
                      <a:ext cx="5334000" cy="2711845"/>
                    </a:xfrm>
                    <a:prstGeom prst="rect">
                      <a:avLst/>
                    </a:prstGeom>
                    <a:noFill/>
                    <a:ln w="9525">
                      <a:noFill/>
                      <a:headEnd/>
                      <a:tailEnd/>
                    </a:ln>
                  </pic:spPr>
                </pic:pic>
              </a:graphicData>
            </a:graphic>
          </wp:inline>
        </w:drawing>
      </w:r>
      <w:commentRangeEnd w:id="598"/>
      <w:r w:rsidR="00135F93">
        <w:rPr>
          <w:rStyle w:val="CommentReference"/>
        </w:rPr>
        <w:commentReference w:id="598"/>
      </w:r>
      <w:r w:rsidRPr="00F01C19">
        <w:rPr>
          <w:lang w:val="en-GB"/>
          <w:rPrChange w:id="600" w:author="Author">
            <w:rPr/>
          </w:rPrChange>
        </w:rPr>
        <w:t> </w:t>
      </w:r>
      <w:bookmarkEnd w:id="2"/>
      <w:bookmarkEnd w:id="592"/>
      <w:bookmarkEnd w:id="595"/>
    </w:p>
    <w:sectPr w:rsidR="00AE0B08" w:rsidRPr="00F01C19">
      <w:footnotePr>
        <w:numRestart w:val="eachSect"/>
      </w:footnotePr>
      <w:pgSz w:w="11906" w:h="16838"/>
      <w:pgMar w:top="1417" w:right="1701" w:bottom="1417" w:left="1701"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Author" w:initials="A">
    <w:p w14:paraId="7A427E7A" w14:textId="77777777" w:rsidR="006D635D" w:rsidRDefault="006D635D" w:rsidP="006D635D">
      <w:r>
        <w:t>Dear Author,</w:t>
      </w:r>
    </w:p>
    <w:p w14:paraId="2346CA9C" w14:textId="77777777" w:rsidR="006D635D" w:rsidRDefault="006D635D" w:rsidP="006D635D"/>
    <w:p w14:paraId="7E492A4B" w14:textId="53A5E718" w:rsidR="006D635D" w:rsidRDefault="006D635D" w:rsidP="006D635D">
      <w:r>
        <w:t>Thank you for providing this opportunity to assist you with this manuscript. I have edited the text for language, grammar, and improved clarity. As no formatting instructions were provided, I have not looked into this aspect. I have, however, ensured that the style used predominantly by you is consistently maintained throughout the manuscript. Please check your target journal's guidelines and ensure that you comply with all the recommended guidelines.</w:t>
      </w:r>
    </w:p>
    <w:p w14:paraId="57E87003" w14:textId="77777777" w:rsidR="006D635D" w:rsidRDefault="006D635D" w:rsidP="006D635D">
      <w:r>
        <w:t>Should you have any concerns, please feel free to get back to me.</w:t>
      </w:r>
    </w:p>
    <w:p w14:paraId="10B454AE" w14:textId="0B1E0B2B" w:rsidR="00377907" w:rsidRDefault="006D635D" w:rsidP="006D635D">
      <w:r>
        <w:t>My best wishes for your success with the manuscript.</w:t>
      </w:r>
    </w:p>
  </w:comment>
  <w:comment w:id="5" w:author="Author" w:initials="A">
    <w:p w14:paraId="71214E48" w14:textId="77777777" w:rsidR="00377907" w:rsidRDefault="00966D1A">
      <w:r>
        <w:t>ご便宜上、この納品ファイル内のコメントは、弊社の最新</w:t>
      </w:r>
      <w:r>
        <w:t>AI</w:t>
      </w:r>
      <w:r>
        <w:t>ベースの翻訳ツールを使用して日本語に翻訳されています（精度は</w:t>
      </w:r>
      <w:r>
        <w:t>100</w:t>
      </w:r>
      <w:r>
        <w:t>％ではありません）。また、オリジナルの英文コメントも通常通りご参照いただけます。</w:t>
      </w:r>
    </w:p>
    <w:p w14:paraId="25C50D67" w14:textId="77777777" w:rsidR="00377907" w:rsidRDefault="00377907"/>
    <w:p w14:paraId="139FFBF7" w14:textId="77777777" w:rsidR="00377907" w:rsidRDefault="00966D1A">
      <w:r>
        <w:t xml:space="preserve"> </w:t>
      </w:r>
      <w:r>
        <w:t>しかしながら、原稿の修正や校正者への質問は、校正者は全て英語のネイティブスピーカーであり、日本語はわかりかねますので、必ず英語でお願いします。日本語での修正をご希望の場合は、別途料金が発生いたしますので、まずは</w:t>
      </w:r>
      <w:r>
        <w:t xml:space="preserve">submissions@editage.com </w:t>
      </w:r>
      <w:r>
        <w:t>までご連絡ください。</w:t>
      </w:r>
    </w:p>
  </w:comment>
  <w:comment w:id="8" w:author="Author" w:date="2026-08-20T15:12:00Z" w:initials="A">
    <w:p w14:paraId="47FF5296" w14:textId="4F375260" w:rsidR="006D635D" w:rsidRDefault="006D635D">
      <w:pPr>
        <w:pStyle w:val="CommentText"/>
      </w:pPr>
      <w:r>
        <w:rPr>
          <w:rStyle w:val="CommentReference"/>
        </w:rPr>
        <w:annotationRef/>
      </w:r>
      <w:r>
        <w:t xml:space="preserve">Please note that this is the more commonly used term for bathroom dryers, which also has a heating function. I have thus edited term used; however, you may consider providing a brief background on </w:t>
      </w:r>
      <w:r>
        <w:rPr>
          <w:lang w:val="en-GB"/>
        </w:rPr>
        <w:t>b</w:t>
      </w:r>
      <w:r w:rsidRPr="006D635D">
        <w:rPr>
          <w:lang w:val="en-GB"/>
        </w:rPr>
        <w:t xml:space="preserve">athroom </w:t>
      </w:r>
      <w:r>
        <w:rPr>
          <w:lang w:val="en-GB"/>
        </w:rPr>
        <w:t>d</w:t>
      </w:r>
      <w:r w:rsidRPr="006D635D">
        <w:rPr>
          <w:lang w:val="en-GB"/>
        </w:rPr>
        <w:t xml:space="preserve">ryers </w:t>
      </w:r>
      <w:r w:rsidRPr="006D635D">
        <w:annotationRef/>
      </w:r>
      <w:r>
        <w:rPr>
          <w:lang w:val="en-GB"/>
        </w:rPr>
        <w:t>used in Japan for readers outside Japan in the Objective.</w:t>
      </w:r>
    </w:p>
  </w:comment>
  <w:comment w:id="19" w:author="Author" w:initials="A">
    <w:p w14:paraId="7D1023FE" w14:textId="77777777" w:rsidR="00F74D75" w:rsidRDefault="00966D1A" w:rsidP="00F74D75">
      <w:pPr>
        <w:pStyle w:val="CommentText"/>
      </w:pPr>
      <w:r>
        <w:rPr>
          <w:rStyle w:val="CommentReference"/>
        </w:rPr>
        <w:annotationRef/>
      </w:r>
      <w:r>
        <w:t>The abstract is structured within the limit of 400 words.</w:t>
      </w:r>
    </w:p>
    <w:p w14:paraId="6F41B485" w14:textId="77777777" w:rsidR="00377907" w:rsidRDefault="00966D1A">
      <w:r>
        <w:br/>
        <w:t>AI translation:</w:t>
      </w:r>
      <w:r>
        <w:br/>
      </w:r>
      <w:r>
        <w:t>アブストラクトは</w:t>
      </w:r>
      <w:r>
        <w:t>400</w:t>
      </w:r>
      <w:r>
        <w:t>語の制限内で構成されています。</w:t>
      </w:r>
    </w:p>
  </w:comment>
  <w:comment w:id="23" w:author="Author" w:date="2026-08-20T15:16:00Z" w:initials="A">
    <w:p w14:paraId="365589C7" w14:textId="67BDC83A" w:rsidR="00E6720E" w:rsidRDefault="00E6720E">
      <w:pPr>
        <w:pStyle w:val="CommentText"/>
      </w:pPr>
      <w:r>
        <w:rPr>
          <w:rStyle w:val="CommentReference"/>
        </w:rPr>
        <w:annotationRef/>
      </w:r>
      <w:r>
        <w:t>I have extensively edited the sentence to first explain the primary aim rather than the included sample, to improve reading flow, and improve conciseness. Please check whether you agree.</w:t>
      </w:r>
    </w:p>
  </w:comment>
  <w:comment w:id="71" w:author="Author" w:date="2026-08-20T15:18:00Z" w:initials="A">
    <w:p w14:paraId="65919303" w14:textId="79FA56E7" w:rsidR="00EC2E31" w:rsidRDefault="00EC2E31">
      <w:pPr>
        <w:pStyle w:val="CommentText"/>
      </w:pPr>
      <w:r>
        <w:rPr>
          <w:rStyle w:val="CommentReference"/>
        </w:rPr>
        <w:annotationRef/>
      </w:r>
      <w:r>
        <w:t>This is the style used in British English.</w:t>
      </w:r>
    </w:p>
  </w:comment>
  <w:comment w:id="98" w:author="Author" w:initials="A">
    <w:p w14:paraId="7BAFB77E" w14:textId="77777777" w:rsidR="00390902" w:rsidRDefault="00966D1A">
      <w:r>
        <w:rPr>
          <w:rStyle w:val="CommentReference"/>
        </w:rPr>
        <w:annotationRef/>
      </w:r>
      <w:r>
        <w:rPr>
          <w:b/>
        </w:rPr>
        <w:t xml:space="preserve">Tip: </w:t>
      </w:r>
      <w:r>
        <w:t>Compound adjectives jointly modify the noun they precede. For clarity, hyphenate the compound adjectives.</w:t>
      </w:r>
      <w:r>
        <w:br/>
      </w:r>
      <w:r>
        <w:br/>
        <w:t>For example,</w:t>
      </w:r>
      <w:r>
        <w:br/>
        <w:t xml:space="preserve">Original: The study examined the </w:t>
      </w:r>
      <w:r>
        <w:rPr>
          <w:i/>
        </w:rPr>
        <w:t>long term</w:t>
      </w:r>
      <w:r>
        <w:t xml:space="preserve"> effects of a </w:t>
      </w:r>
      <w:r>
        <w:rPr>
          <w:i/>
        </w:rPr>
        <w:t>low impact</w:t>
      </w:r>
      <w:r>
        <w:t xml:space="preserve"> exercise program on the cardiovascular health of </w:t>
      </w:r>
      <w:r>
        <w:rPr>
          <w:i/>
        </w:rPr>
        <w:t>middle aged</w:t>
      </w:r>
      <w:r>
        <w:t xml:space="preserve"> adults.</w:t>
      </w:r>
      <w:r>
        <w:br/>
        <w:t xml:space="preserve">Revised: The study examined the </w:t>
      </w:r>
      <w:r>
        <w:rPr>
          <w:i/>
        </w:rPr>
        <w:t>long-term</w:t>
      </w:r>
      <w:r>
        <w:t xml:space="preserve"> effects of a </w:t>
      </w:r>
      <w:r>
        <w:rPr>
          <w:i/>
        </w:rPr>
        <w:t>low-impact</w:t>
      </w:r>
      <w:r>
        <w:t xml:space="preserve"> exercise program on the cardiovascular health of </w:t>
      </w:r>
      <w:r>
        <w:rPr>
          <w:i/>
        </w:rPr>
        <w:t>middle-aged</w:t>
      </w:r>
      <w:r>
        <w:t xml:space="preserve"> adults.</w:t>
      </w:r>
    </w:p>
    <w:p w14:paraId="1F1F4FCA" w14:textId="0C86D9C6" w:rsidR="00377907" w:rsidRDefault="00966D1A">
      <w:r>
        <w:br/>
        <w:t>AI translation:</w:t>
      </w:r>
      <w:r>
        <w:br/>
      </w:r>
      <w:r>
        <w:t>ヒント：複合形容詞は、その直後に続く名詞を共同で修飾します。明確にするために、複合形容詞にはハイフンを付けましょう。</w:t>
      </w:r>
      <w:r w:rsidR="00135F93">
        <w:t xml:space="preserve"> </w:t>
      </w:r>
      <w:r>
        <w:t>例：原文：</w:t>
      </w:r>
      <w:r>
        <w:t xml:space="preserve">The study examined the long term effects of a low impact exercise program on the cardiovascular health of middle aged adults. </w:t>
      </w:r>
      <w:r>
        <w:t>修正後：</w:t>
      </w:r>
      <w:r>
        <w:t>The study examined the long-term effects of a low-impact exercise program on the cardiovascular health of middle-aged adults.</w:t>
      </w:r>
    </w:p>
  </w:comment>
  <w:comment w:id="153" w:author="Author" w:date="2026-08-20T15:22:00Z" w:initials="A">
    <w:p w14:paraId="02C070FA" w14:textId="00EC4ED0" w:rsidR="00EB6C47" w:rsidRDefault="00EB6C47" w:rsidP="00EB6C47">
      <w:pPr>
        <w:pStyle w:val="CommentText"/>
      </w:pPr>
      <w:r w:rsidRPr="00EB6C47">
        <w:t>“Respectively” is an adverb meaning either “in particular” or “in the order given.” In writing, we use it when giving a comparison for which there are an equal number of elements on either side of the comparison. Using this word can help make a sentence concise.</w:t>
      </w:r>
      <w:r>
        <w:t xml:space="preserve"> I have thus used it here.</w:t>
      </w:r>
    </w:p>
  </w:comment>
  <w:comment w:id="204" w:author="Author" w:date="2026-08-20T15:24:00Z" w:initials="A">
    <w:p w14:paraId="6F69DF70" w14:textId="2E58BEF3" w:rsidR="004A3294" w:rsidRDefault="004A3294">
      <w:pPr>
        <w:pStyle w:val="CommentText"/>
      </w:pPr>
      <w:r>
        <w:rPr>
          <w:rStyle w:val="CommentReference"/>
        </w:rPr>
        <w:annotationRef/>
      </w:r>
      <w:r w:rsidRPr="004A3294">
        <w:t>When the same article (the, a, or an) applies to all the nouns in a series, the article need not be repeated before every noun. Repeating the article makes the sentence unnecessarily wordy.</w:t>
      </w:r>
    </w:p>
  </w:comment>
  <w:comment w:id="511" w:author="Author" w:date="2026-08-20T15:36:00Z" w:initials="A">
    <w:p w14:paraId="79FEAC60" w14:textId="468E8584" w:rsidR="00F76E83" w:rsidRDefault="00F76E83">
      <w:pPr>
        <w:pStyle w:val="CommentText"/>
      </w:pPr>
      <w:r>
        <w:rPr>
          <w:rStyle w:val="CommentReference"/>
        </w:rPr>
        <w:annotationRef/>
      </w:r>
      <w:r w:rsidRPr="00F76E83">
        <w:t>Collocations are combinations of words often used together. When certain expressions do not sound “natural” or “right”, consult a dictionary for usage.</w:t>
      </w:r>
    </w:p>
  </w:comment>
  <w:comment w:id="598" w:author="Author" w:date="2026-08-20T15:33:00Z" w:initials="A">
    <w:p w14:paraId="16A31240" w14:textId="3549F088" w:rsidR="00135F93" w:rsidRDefault="00135F93">
      <w:pPr>
        <w:pStyle w:val="CommentText"/>
      </w:pPr>
      <w:r>
        <w:rPr>
          <w:rStyle w:val="CommentReference"/>
        </w:rPr>
        <w:annotationRef/>
      </w:r>
      <w:r>
        <w:t>In the figure, please use en-dash (</w:t>
      </w:r>
      <w:r>
        <w:rPr>
          <w:lang w:val="en-GB"/>
        </w:rPr>
        <w:t>–</w:t>
      </w:r>
      <w:r>
        <w:rPr>
          <w:lang w:val="en-GB"/>
        </w:rPr>
        <w:t xml:space="preserve">) </w:t>
      </w:r>
      <w:r>
        <w:t>to indicate range.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0B454AE" w15:done="0"/>
  <w15:commentEx w15:paraId="139FFBF7" w15:done="0"/>
  <w15:commentEx w15:paraId="47FF5296" w15:done="0"/>
  <w15:commentEx w15:paraId="6F41B485" w15:done="0"/>
  <w15:commentEx w15:paraId="365589C7" w15:done="0"/>
  <w15:commentEx w15:paraId="65919303" w15:done="0"/>
  <w15:commentEx w15:paraId="1F1F4FCA" w15:done="0"/>
  <w15:commentEx w15:paraId="02C070FA" w15:done="0"/>
  <w15:commentEx w15:paraId="6F69DF70" w15:done="0"/>
  <w15:commentEx w15:paraId="79FEAC60" w15:done="0"/>
  <w15:commentEx w15:paraId="16A3124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4A8DF8CC" w16cex:dateUtc="2026-08-20T08:12:00Z"/>
  <w16cex:commentExtensible w16cex:durableId="41DD7FD0" w16cex:dateUtc="2026-08-20T08:16:00Z"/>
  <w16cex:commentExtensible w16cex:durableId="072E2B44" w16cex:dateUtc="2026-08-20T08:18:00Z"/>
  <w16cex:commentExtensible w16cex:durableId="37EAD051" w16cex:dateUtc="2026-08-20T08:22:00Z"/>
  <w16cex:commentExtensible w16cex:durableId="4A017C7B" w16cex:dateUtc="2026-08-20T08:24:00Z"/>
  <w16cex:commentExtensible w16cex:durableId="46624745" w16cex:dateUtc="2026-08-20T08:36:00Z"/>
  <w16cex:commentExtensible w16cex:durableId="54497768" w16cex:dateUtc="2026-08-20T08: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0B454AE" w16cid:durableId="2BC87894"/>
  <w16cid:commentId w16cid:paraId="139FFBF7" w16cid:durableId="4D5BF4CA"/>
  <w16cid:commentId w16cid:paraId="47FF5296" w16cid:durableId="4A8DF8CC"/>
  <w16cid:commentId w16cid:paraId="6F41B485" w16cid:durableId="61D757AD"/>
  <w16cid:commentId w16cid:paraId="365589C7" w16cid:durableId="41DD7FD0"/>
  <w16cid:commentId w16cid:paraId="65919303" w16cid:durableId="072E2B44"/>
  <w16cid:commentId w16cid:paraId="1F1F4FCA" w16cid:durableId="40253FD6"/>
  <w16cid:commentId w16cid:paraId="02C070FA" w16cid:durableId="37EAD051"/>
  <w16cid:commentId w16cid:paraId="6F69DF70" w16cid:durableId="4A017C7B"/>
  <w16cid:commentId w16cid:paraId="79FEAC60" w16cid:durableId="46624745"/>
  <w16cid:commentId w16cid:paraId="16A31240" w16cid:durableId="5449776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3100181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4601BF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99A6FD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49349221">
    <w:abstractNumId w:val="0"/>
  </w:num>
  <w:num w:numId="2" w16cid:durableId="1027676040">
    <w:abstractNumId w:val="1"/>
  </w:num>
  <w:num w:numId="3" w16cid:durableId="11099278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3900868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uthor">
    <w15:presenceInfo w15:providerId="None" w15:userId="Auth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DateAndTime/>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B08"/>
    <w:rsid w:val="00116408"/>
    <w:rsid w:val="00135F93"/>
    <w:rsid w:val="001C4C20"/>
    <w:rsid w:val="00277B9D"/>
    <w:rsid w:val="00377907"/>
    <w:rsid w:val="00390902"/>
    <w:rsid w:val="00395E21"/>
    <w:rsid w:val="003A0C99"/>
    <w:rsid w:val="004656FB"/>
    <w:rsid w:val="004A3294"/>
    <w:rsid w:val="004E5CA7"/>
    <w:rsid w:val="00514B34"/>
    <w:rsid w:val="00684C3D"/>
    <w:rsid w:val="00692E6E"/>
    <w:rsid w:val="006D635D"/>
    <w:rsid w:val="0072707F"/>
    <w:rsid w:val="0080350A"/>
    <w:rsid w:val="008270AF"/>
    <w:rsid w:val="00966D1A"/>
    <w:rsid w:val="009C32E1"/>
    <w:rsid w:val="00A12BDF"/>
    <w:rsid w:val="00AE0B08"/>
    <w:rsid w:val="00C73A60"/>
    <w:rsid w:val="00CA61A1"/>
    <w:rsid w:val="00CE0A49"/>
    <w:rsid w:val="00D07A67"/>
    <w:rsid w:val="00D52FC2"/>
    <w:rsid w:val="00D7178E"/>
    <w:rsid w:val="00E27BCE"/>
    <w:rsid w:val="00E6720E"/>
    <w:rsid w:val="00EB6C47"/>
    <w:rsid w:val="00EC2C4F"/>
    <w:rsid w:val="00EC2E31"/>
    <w:rsid w:val="00F01C19"/>
    <w:rsid w:val="00F74D75"/>
    <w:rsid w:val="00F76E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94310"/>
  <w15:docId w15:val="{8ED51019-28F1-4762-9BDF-FDE73685A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line="430" w:lineRule="exact"/>
    </w:pPr>
    <w:rPr>
      <w:rFonts w:ascii="Times New Roman" w:eastAsia="Yu Mincho" w:hAnsi="Times New Roman"/>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26"/>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30"/>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805BCE"/>
    <w:rPr>
      <w:sz w:val="16"/>
      <w:szCs w:val="16"/>
    </w:rPr>
  </w:style>
  <w:style w:type="paragraph" w:styleId="CommentText">
    <w:name w:val="annotation text"/>
    <w:basedOn w:val="Normal"/>
    <w:link w:val="CommentTextChar"/>
    <w:pPr>
      <w:spacing w:line="240" w:lineRule="auto"/>
    </w:pPr>
    <w:rPr>
      <w:sz w:val="20"/>
      <w:szCs w:val="20"/>
    </w:rPr>
  </w:style>
  <w:style w:type="character" w:customStyle="1" w:styleId="CommentTextChar">
    <w:name w:val="Comment Text Char"/>
    <w:basedOn w:val="DefaultParagraphFont"/>
    <w:link w:val="CommentText"/>
    <w:rPr>
      <w:rFonts w:ascii="Times New Roman" w:eastAsia="Yu Mincho" w:hAnsi="Times New Roman"/>
      <w:sz w:val="20"/>
      <w:szCs w:val="20"/>
    </w:rPr>
  </w:style>
  <w:style w:type="paragraph" w:styleId="Revision">
    <w:name w:val="Revision"/>
    <w:hidden/>
    <w:rsid w:val="00CA61A1"/>
    <w:pPr>
      <w:spacing w:after="0"/>
    </w:pPr>
    <w:rPr>
      <w:rFonts w:ascii="Times New Roman" w:eastAsia="Yu Mincho" w:hAnsi="Times New Roman"/>
    </w:rPr>
  </w:style>
  <w:style w:type="paragraph" w:styleId="CommentSubject">
    <w:name w:val="annotation subject"/>
    <w:basedOn w:val="CommentText"/>
    <w:next w:val="CommentText"/>
    <w:link w:val="CommentSubjectChar"/>
    <w:rsid w:val="00D52FC2"/>
    <w:rPr>
      <w:b/>
      <w:bCs/>
    </w:rPr>
  </w:style>
  <w:style w:type="character" w:customStyle="1" w:styleId="CommentSubjectChar">
    <w:name w:val="Comment Subject Char"/>
    <w:basedOn w:val="CommentTextChar"/>
    <w:link w:val="CommentSubject"/>
    <w:rsid w:val="00D52FC2"/>
    <w:rPr>
      <w:rFonts w:ascii="Times New Roman" w:eastAsia="Yu Mincho"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5</Pages>
  <Words>1084</Words>
  <Characters>6182</Characters>
  <Application>Microsoft Office Word</Application>
  <DocSecurity>0</DocSecurity>
  <Lines>51</Lines>
  <Paragraphs>14</Paragraphs>
  <ScaleCrop>false</ScaleCrop>
  <Company/>
  <LinksUpToDate>false</LinksUpToDate>
  <CharactersWithSpaces>7252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Author</cp:lastModifiedBy>
  <cp:revision>20</cp:revision>
  <dcterms:created xsi:type="dcterms:W3CDTF">2026-08-17T05:29:00Z</dcterms:created>
  <dcterms:modified xsi:type="dcterms:W3CDTF">2026-08-20T08:37:00Z</dcterms:modified>
</cp:coreProperties>
</file>